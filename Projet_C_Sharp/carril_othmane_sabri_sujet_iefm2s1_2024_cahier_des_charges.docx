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032CF" w14:textId="2318C73A" w:rsidR="00EF76B9" w:rsidRPr="00AB5D0C" w:rsidRDefault="00EF76B9">
      <w:r w:rsidRPr="00AB5D0C"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55C504B6" wp14:editId="18B2C6E1">
                <wp:simplePos x="0" y="0"/>
                <wp:positionH relativeFrom="margin">
                  <wp:align>center</wp:align>
                </wp:positionH>
                <wp:positionV relativeFrom="paragraph">
                  <wp:posOffset>440</wp:posOffset>
                </wp:positionV>
                <wp:extent cx="3928745" cy="1404620"/>
                <wp:effectExtent l="0" t="0" r="0" b="25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7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268C7" w14:textId="09E536A8" w:rsidR="00EF76B9" w:rsidRDefault="00773D98" w:rsidP="00773D98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 w:rsidRPr="00773D98">
                              <w:rPr>
                                <w:rFonts w:ascii="Helvetica" w:hAnsi="Helvetica" w:cs="Helvetica"/>
                                <w:b/>
                                <w:bCs/>
                                <w:sz w:val="60"/>
                                <w:szCs w:val="60"/>
                              </w:rPr>
                              <w:t>Projet M272 – IEF Parcours Quant</w:t>
                            </w:r>
                          </w:p>
                          <w:p w14:paraId="7E6FF95A" w14:textId="77777777" w:rsidR="00083627" w:rsidRDefault="00083627" w:rsidP="00773D98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</w:p>
                          <w:p w14:paraId="1B0F89A1" w14:textId="492E875B" w:rsidR="00083627" w:rsidRPr="00773D98" w:rsidRDefault="00083627" w:rsidP="00773D98">
                            <w:pPr>
                              <w:jc w:val="center"/>
                              <w:rPr>
                                <w:rFonts w:ascii="Helvetica" w:hAnsi="Helvetica" w:cs="Helvetica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sz w:val="60"/>
                                <w:szCs w:val="60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C504B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.05pt;width:309.35pt;height:110.6pt;z-index:2516510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" filled="f" stroked="f">
                <v:textbox style="mso-fit-shape-to-text:t">
                  <w:txbxContent>
                    <w:p w14:paraId="53B268C7" w14:textId="09E536A8" w:rsidR="00EF76B9" w:rsidRDefault="00773D98" w:rsidP="00773D98">
                      <w:pPr>
                        <w:jc w:val="center"/>
                        <w:rPr>
                          <w:rFonts w:ascii="Helvetica" w:hAnsi="Helvetica" w:cs="Helvetica"/>
                          <w:b/>
                          <w:bCs/>
                          <w:sz w:val="60"/>
                          <w:szCs w:val="60"/>
                        </w:rPr>
                      </w:pPr>
                      <w:r w:rsidRPr="00773D98">
                        <w:rPr>
                          <w:rFonts w:ascii="Helvetica" w:hAnsi="Helvetica" w:cs="Helvetica"/>
                          <w:b/>
                          <w:bCs/>
                          <w:sz w:val="60"/>
                          <w:szCs w:val="60"/>
                        </w:rPr>
                        <w:t>Projet M272 – IEF Parcours Quant</w:t>
                      </w:r>
                    </w:p>
                    <w:p w14:paraId="7E6FF95A" w14:textId="77777777" w:rsidR="00083627" w:rsidRDefault="00083627" w:rsidP="00773D98">
                      <w:pPr>
                        <w:jc w:val="center"/>
                        <w:rPr>
                          <w:rFonts w:ascii="Helvetica" w:hAnsi="Helvetica" w:cs="Helvetica"/>
                          <w:b/>
                          <w:bCs/>
                          <w:sz w:val="60"/>
                          <w:szCs w:val="60"/>
                        </w:rPr>
                      </w:pPr>
                    </w:p>
                    <w:p w14:paraId="1B0F89A1" w14:textId="492E875B" w:rsidR="00083627" w:rsidRPr="00773D98" w:rsidRDefault="00083627" w:rsidP="00773D98">
                      <w:pPr>
                        <w:jc w:val="center"/>
                        <w:rPr>
                          <w:rFonts w:ascii="Helvetica" w:hAnsi="Helvetica" w:cs="Helvetica"/>
                          <w:b/>
                          <w:bCs/>
                          <w:sz w:val="60"/>
                          <w:szCs w:val="60"/>
                        </w:rPr>
                      </w:pPr>
                      <w:r>
                        <w:rPr>
                          <w:rFonts w:ascii="Helvetica" w:hAnsi="Helvetica" w:cs="Helvetica"/>
                          <w:b/>
                          <w:bCs/>
                          <w:sz w:val="60"/>
                          <w:szCs w:val="60"/>
                        </w:rPr>
                        <w:t>Cahier des charges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id w:val="1242604799"/>
        <w:docPartObj>
          <w:docPartGallery w:val="Cover Pages"/>
          <w:docPartUnique/>
        </w:docPartObj>
      </w:sdtPr>
      <w:sdtEndPr>
        <w:rPr>
          <w:rFonts w:ascii="Helvetica" w:hAnsi="Helvetica" w:cs="Helvetica"/>
          <w:sz w:val="22"/>
          <w:szCs w:val="22"/>
        </w:rPr>
      </w:sdtEndPr>
      <w:sdtContent>
        <w:p w14:paraId="16BFB0F8" w14:textId="367E5E9B" w:rsidR="00EF76B9" w:rsidRPr="00AB5D0C" w:rsidRDefault="00EF76B9">
          <w:r w:rsidRPr="00AB5D0C">
            <w:rPr>
              <w:noProof/>
              <w:lang w:bidi="fr-FR"/>
            </w:rPr>
            <w:drawing>
              <wp:anchor distT="0" distB="0" distL="114300" distR="114300" simplePos="0" relativeHeight="251648000" behindDoc="1" locked="0" layoutInCell="1" allowOverlap="1" wp14:anchorId="2584B459" wp14:editId="6F0788B4">
                <wp:simplePos x="0" y="0"/>
                <wp:positionH relativeFrom="margin">
                  <wp:posOffset>-446571</wp:posOffset>
                </wp:positionH>
                <wp:positionV relativeFrom="margin">
                  <wp:posOffset>-414765</wp:posOffset>
                </wp:positionV>
                <wp:extent cx="6858000" cy="9763125"/>
                <wp:effectExtent l="0" t="0" r="0" b="9525"/>
                <wp:wrapNone/>
                <wp:docPr id="1" name="Imag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-01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9763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AB5D0C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5952" behindDoc="1" locked="0" layoutInCell="1" allowOverlap="1" wp14:anchorId="52F4E971" wp14:editId="48F3ADB7">
                    <wp:simplePos x="0" y="0"/>
                    <wp:positionH relativeFrom="page">
                      <wp:posOffset>454791</wp:posOffset>
                    </wp:positionH>
                    <wp:positionV relativeFrom="page">
                      <wp:posOffset>485030</wp:posOffset>
                    </wp:positionV>
                    <wp:extent cx="6843720" cy="8628452"/>
                    <wp:effectExtent l="0" t="0" r="0" b="1270"/>
                    <wp:wrapNone/>
                    <wp:docPr id="48" name="Groupe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43720" cy="8628452"/>
                              <a:chOff x="9518" y="0"/>
                              <a:chExt cx="6843720" cy="8628452"/>
                            </a:xfrm>
                          </wpg:grpSpPr>
                          <wpg:grpSp>
                            <wpg:cNvPr id="55" name="Groupe 2"/>
                            <wpg:cNvGrpSpPr/>
                            <wpg:grpSpPr>
                              <a:xfrm>
                                <a:off x="2524125" y="0"/>
                                <a:ext cx="4329113" cy="4491038"/>
                                <a:chOff x="0" y="0"/>
                                <a:chExt cx="4329113" cy="4491038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56" name="Forme libre 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avLst/>
                                  <a:gdLst>
                                    <a:gd name="T0" fmla="*/ 4 w 1781"/>
                                    <a:gd name="T1" fmla="*/ 1786 h 1786"/>
                                    <a:gd name="T2" fmla="*/ 0 w 1781"/>
                                    <a:gd name="T3" fmla="*/ 1782 h 1786"/>
                                    <a:gd name="T4" fmla="*/ 1776 w 1781"/>
                                    <a:gd name="T5" fmla="*/ 0 h 1786"/>
                                    <a:gd name="T6" fmla="*/ 1781 w 1781"/>
                                    <a:gd name="T7" fmla="*/ 5 h 1786"/>
                                    <a:gd name="T8" fmla="*/ 4 w 1781"/>
                                    <a:gd name="T9" fmla="*/ 1786 h 17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781" h="1786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7" name="Forme libre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avLst/>
                                  <a:gdLst>
                                    <a:gd name="T0" fmla="*/ 5 w 2234"/>
                                    <a:gd name="T1" fmla="*/ 2234 h 2234"/>
                                    <a:gd name="T2" fmla="*/ 0 w 2234"/>
                                    <a:gd name="T3" fmla="*/ 2229 h 2234"/>
                                    <a:gd name="T4" fmla="*/ 2229 w 2234"/>
                                    <a:gd name="T5" fmla="*/ 0 h 2234"/>
                                    <a:gd name="T6" fmla="*/ 2234 w 2234"/>
                                    <a:gd name="T7" fmla="*/ 5 h 2234"/>
                                    <a:gd name="T8" fmla="*/ 5 w 2234"/>
                                    <a:gd name="T9" fmla="*/ 2234 h 2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234" h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8" name="Forme libre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avLst/>
                                  <a:gdLst>
                                    <a:gd name="T0" fmla="*/ 9 w 2197"/>
                                    <a:gd name="T1" fmla="*/ 2197 h 2197"/>
                                    <a:gd name="T2" fmla="*/ 0 w 2197"/>
                                    <a:gd name="T3" fmla="*/ 2193 h 2197"/>
                                    <a:gd name="T4" fmla="*/ 2188 w 2197"/>
                                    <a:gd name="T5" fmla="*/ 0 h 2197"/>
                                    <a:gd name="T6" fmla="*/ 2197 w 2197"/>
                                    <a:gd name="T7" fmla="*/ 10 h 2197"/>
                                    <a:gd name="T8" fmla="*/ 9 w 2197"/>
                                    <a:gd name="T9" fmla="*/ 2197 h 2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197" h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9" name="Forme libre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avLst/>
                                  <a:gdLst>
                                    <a:gd name="T0" fmla="*/ 9 w 1961"/>
                                    <a:gd name="T1" fmla="*/ 1966 h 1966"/>
                                    <a:gd name="T2" fmla="*/ 0 w 1961"/>
                                    <a:gd name="T3" fmla="*/ 1957 h 1966"/>
                                    <a:gd name="T4" fmla="*/ 1952 w 1961"/>
                                    <a:gd name="T5" fmla="*/ 0 h 1966"/>
                                    <a:gd name="T6" fmla="*/ 1961 w 1961"/>
                                    <a:gd name="T7" fmla="*/ 9 h 1966"/>
                                    <a:gd name="T8" fmla="*/ 9 w 1961"/>
                                    <a:gd name="T9" fmla="*/ 1966 h 19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961" h="1966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0" name="Forme libre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avLst/>
                                  <a:gdLst>
                                    <a:gd name="T0" fmla="*/ 0 w 2727"/>
                                    <a:gd name="T1" fmla="*/ 2732 h 2732"/>
                                    <a:gd name="T2" fmla="*/ 0 w 2727"/>
                                    <a:gd name="T3" fmla="*/ 2728 h 2732"/>
                                    <a:gd name="T4" fmla="*/ 2722 w 2727"/>
                                    <a:gd name="T5" fmla="*/ 0 h 2732"/>
                                    <a:gd name="T6" fmla="*/ 2727 w 2727"/>
                                    <a:gd name="T7" fmla="*/ 5 h 2732"/>
                                    <a:gd name="T8" fmla="*/ 0 w 2727"/>
                                    <a:gd name="T9" fmla="*/ 2732 h 27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27" h="2732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s:wsp>
                            <wps:cNvPr id="61" name="Zone de texte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184104676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8A81EBA" w14:textId="77777777" w:rsidR="00EF76B9" w:rsidRDefault="00EF76B9">
                                      <w:pPr>
                                        <w:pStyle w:val="Sansinterligne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[Titre du document]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68644149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4AF7946" w14:textId="77777777" w:rsidR="00EF76B9" w:rsidRDefault="00EF76B9">
                                      <w:pPr>
                                        <w:pStyle w:val="Sansinterligne"/>
                                        <w:spacing w:before="120"/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  <w:t>[Sous-titre du document]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2F4E971" id="Groupe 14" o:spid="_x0000_s1027" style="position:absolute;margin-left:35.8pt;margin-top:38.2pt;width:538.9pt;height:679.4pt;z-index:-251670528;mso-position-horizontal-relative:page;mso-position-vertical-relative:page" coordorigin="95" coordsize="68437,86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">
                    <v:group id="Groupe 2" o:spid="_x0000_s1028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Forme libre 56" o:spid="_x0000_s1029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<v:path arrowok="t" o:connecttype="custom" o:connectlocs="6350,2835275;0,2828925;2819400,0;2827338,7938;6350,2835275" o:connectangles="0,0,0,0,0"/>
                      </v:shape>
                      <v:shape id="Forme libre 57" o:spid="_x0000_s1030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<v:path arrowok="t" o:connecttype="custom" o:connectlocs="7938,3546475;0,3538538;3538538,0;3546475,7938;7938,3546475" o:connectangles="0,0,0,0,0"/>
                      </v:shape>
                      <v:shape id="Forme libre 58" o:spid="_x0000_s1031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<v:path arrowok="t" o:connecttype="custom" o:connectlocs="14288,3487738;0,3481388;3473450,0;3487738,15875;14288,3487738" o:connectangles="0,0,0,0,0"/>
                      </v:shape>
                      <v:shape id="Forme libre 59" o:spid="_x0000_s1032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<v:path arrowok="t" o:connecttype="custom" o:connectlocs="14288,3121025;0,3106738;3098800,0;3113088,14288;14288,3121025" o:connectangles="0,0,0,0,0"/>
                      </v:shape>
                      <v:shape id="Forme libre 60" o:spid="_x0000_s1033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<v:path arrowok="t" o:connecttype="custom" o:connectlocs="0,4337050;0,4330700;4321175,0;4329113,7938;0,4337050" o:connectangles="0,0,0,0,0"/>
                      </v:shape>
                    </v:group>
                    <v:shape id="Zone de texte 61" o:spid="_x0000_s1034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184104676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8A81EBA" w14:textId="77777777" w:rsidR="00EF76B9" w:rsidRDefault="00EF76B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[Titre du document]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68644149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4AF7946" w14:textId="77777777" w:rsidR="00EF76B9" w:rsidRDefault="00EF76B9">
                                <w:pPr>
                                  <w:pStyle w:val="Sansinterligne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[Sous-titre du document]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35FCE14" w14:textId="1061921D" w:rsidR="00EF76B9" w:rsidRPr="00AB5D0C" w:rsidRDefault="00773D98">
          <w:pPr>
            <w:rPr>
              <w:rFonts w:ascii="Helvetica" w:hAnsi="Helvetica" w:cs="Helvetica"/>
              <w:sz w:val="22"/>
              <w:szCs w:val="22"/>
            </w:rPr>
          </w:pPr>
          <w:r w:rsidRPr="00AB5D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6192" behindDoc="0" locked="0" layoutInCell="1" allowOverlap="1" wp14:anchorId="693CD895" wp14:editId="0A2F0EA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2594741</wp:posOffset>
                    </wp:positionV>
                    <wp:extent cx="3928745" cy="1404620"/>
                    <wp:effectExtent l="0" t="0" r="0" b="0"/>
                    <wp:wrapSquare wrapText="bothSides"/>
                    <wp:docPr id="1154819010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2874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CEE669" w14:textId="43C2EC90" w:rsidR="00773D98" w:rsidRPr="00773D98" w:rsidRDefault="00773D98" w:rsidP="00773D98">
                                <w:pPr>
                                  <w:jc w:val="center"/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</w:pPr>
                                <w:r w:rsidRPr="00773D98"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  <w:t>Mathilde Carril</w:t>
                                </w:r>
                              </w:p>
                              <w:p w14:paraId="42DC8F97" w14:textId="79BEEBB9" w:rsidR="00773D98" w:rsidRPr="00773D98" w:rsidRDefault="00773D98" w:rsidP="00773D98">
                                <w:pPr>
                                  <w:jc w:val="center"/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</w:pPr>
                                <w:r w:rsidRPr="00773D98"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  <w:t>Ayman Othmane</w:t>
                                </w:r>
                              </w:p>
                              <w:p w14:paraId="613F62DC" w14:textId="16AF1013" w:rsidR="00773D98" w:rsidRPr="00773D98" w:rsidRDefault="00773D98" w:rsidP="00773D98">
                                <w:pPr>
                                  <w:jc w:val="center"/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</w:pPr>
                                <w:r w:rsidRPr="00773D98"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  <w:t>Jihane Sabri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693CD895" id="_x0000_s1035" type="#_x0000_t202" style="position:absolute;margin-left:0;margin-top:204.3pt;width:309.35pt;height:110.6pt;z-index:2516561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" filled="f" stroked="f">
                    <v:textbox style="mso-fit-shape-to-text:t">
                      <w:txbxContent>
                        <w:p w14:paraId="60CEE669" w14:textId="43C2EC90" w:rsidR="00773D98" w:rsidRPr="00773D98" w:rsidRDefault="00773D98" w:rsidP="00773D98">
                          <w:pPr>
                            <w:jc w:val="center"/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</w:pPr>
                          <w:r w:rsidRPr="00773D98"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  <w:t>Mathilde Carril</w:t>
                          </w:r>
                        </w:p>
                        <w:p w14:paraId="42DC8F97" w14:textId="79BEEBB9" w:rsidR="00773D98" w:rsidRPr="00773D98" w:rsidRDefault="00773D98" w:rsidP="00773D98">
                          <w:pPr>
                            <w:jc w:val="center"/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</w:pPr>
                          <w:r w:rsidRPr="00773D98"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  <w:t>Ayman Othmane</w:t>
                          </w:r>
                        </w:p>
                        <w:p w14:paraId="613F62DC" w14:textId="16AF1013" w:rsidR="00773D98" w:rsidRPr="00773D98" w:rsidRDefault="00773D98" w:rsidP="00773D98">
                          <w:pPr>
                            <w:jc w:val="center"/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</w:pPr>
                          <w:r w:rsidRPr="00773D98"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  <w:t>Jihane Sabri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AB5D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40F4FB57" wp14:editId="3619B11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6377940</wp:posOffset>
                    </wp:positionV>
                    <wp:extent cx="3928745" cy="1404620"/>
                    <wp:effectExtent l="0" t="0" r="0" b="0"/>
                    <wp:wrapSquare wrapText="bothSides"/>
                    <wp:docPr id="1205081328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2874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0AB9CA" w14:textId="5C3F8695" w:rsidR="00773D98" w:rsidRDefault="00773D98" w:rsidP="00773D98">
                                <w:pPr>
                                  <w:jc w:val="center"/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  <w:t xml:space="preserve">13 </w:t>
                                </w:r>
                                <w:r w:rsidR="00DE47A8"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  <w:t>avril</w:t>
                                </w:r>
                                <w:r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  <w:t xml:space="preserve"> 2024</w:t>
                                </w:r>
                              </w:p>
                              <w:p w14:paraId="0A239BD8" w14:textId="77777777" w:rsidR="00773D98" w:rsidRDefault="00773D98" w:rsidP="00773D98">
                                <w:pPr>
                                  <w:jc w:val="center"/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</w:pPr>
                              </w:p>
                              <w:p w14:paraId="12205711" w14:textId="3B52202E" w:rsidR="00773D98" w:rsidRDefault="00773D98" w:rsidP="00773D98">
                                <w:pPr>
                                  <w:jc w:val="center"/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  <w:t>C#</w:t>
                                </w:r>
                              </w:p>
                              <w:p w14:paraId="746F1AF6" w14:textId="77777777" w:rsidR="00773D98" w:rsidRDefault="00773D98" w:rsidP="00773D98">
                                <w:pPr>
                                  <w:jc w:val="center"/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</w:pPr>
                              </w:p>
                              <w:p w14:paraId="38CC392F" w14:textId="40CFE2A7" w:rsidR="00773D98" w:rsidRPr="00773D98" w:rsidRDefault="00773D98" w:rsidP="00773D98">
                                <w:pPr>
                                  <w:jc w:val="center"/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Helvetica" w:hAnsi="Helvetica" w:cs="Helvetica"/>
                                    <w:b/>
                                    <w:bCs/>
                                    <w:sz w:val="30"/>
                                    <w:szCs w:val="30"/>
                                  </w:rPr>
                                  <w:t>Mohamed Kadda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0F4FB57" id="_x0000_s1036" type="#_x0000_t202" style="position:absolute;margin-left:0;margin-top:502.2pt;width:309.35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" filled="f" stroked="f">
                    <v:textbox style="mso-fit-shape-to-text:t">
                      <w:txbxContent>
                        <w:p w14:paraId="2F0AB9CA" w14:textId="5C3F8695" w:rsidR="00773D98" w:rsidRDefault="00773D98" w:rsidP="00773D98">
                          <w:pPr>
                            <w:jc w:val="center"/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  <w:t xml:space="preserve">13 </w:t>
                          </w:r>
                          <w:r w:rsidR="00DE47A8"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  <w:t>avril</w:t>
                          </w:r>
                          <w:r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  <w:t xml:space="preserve"> 2024</w:t>
                          </w:r>
                        </w:p>
                        <w:p w14:paraId="0A239BD8" w14:textId="77777777" w:rsidR="00773D98" w:rsidRDefault="00773D98" w:rsidP="00773D98">
                          <w:pPr>
                            <w:jc w:val="center"/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</w:pPr>
                        </w:p>
                        <w:p w14:paraId="12205711" w14:textId="3B52202E" w:rsidR="00773D98" w:rsidRDefault="00773D98" w:rsidP="00773D98">
                          <w:pPr>
                            <w:jc w:val="center"/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  <w:t>C#</w:t>
                          </w:r>
                        </w:p>
                        <w:p w14:paraId="746F1AF6" w14:textId="77777777" w:rsidR="00773D98" w:rsidRDefault="00773D98" w:rsidP="00773D98">
                          <w:pPr>
                            <w:jc w:val="center"/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</w:pPr>
                        </w:p>
                        <w:p w14:paraId="38CC392F" w14:textId="40CFE2A7" w:rsidR="00773D98" w:rsidRPr="00773D98" w:rsidRDefault="00773D98" w:rsidP="00773D98">
                          <w:pPr>
                            <w:jc w:val="center"/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Helvetica" w:hAnsi="Helvetica" w:cs="Helvetica"/>
                              <w:b/>
                              <w:bCs/>
                              <w:sz w:val="30"/>
                              <w:szCs w:val="30"/>
                            </w:rPr>
                            <w:t>Mohamed Kadda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EF76B9" w:rsidRPr="00AB5D0C">
            <w:rPr>
              <w:rFonts w:ascii="Helvetica" w:hAnsi="Helvetica" w:cs="Helvetica"/>
              <w:sz w:val="22"/>
              <w:szCs w:val="22"/>
            </w:rPr>
            <w:br w:type="page"/>
          </w:r>
        </w:p>
      </w:sdtContent>
    </w:sdt>
    <w:p w14:paraId="462C66CF" w14:textId="77777777" w:rsidR="00CF51AC" w:rsidRPr="00AB5D0C" w:rsidRDefault="00CF51AC" w:rsidP="00CF51AC">
      <w:pPr>
        <w:jc w:val="both"/>
        <w:rPr>
          <w:rFonts w:ascii="Helvetica" w:hAnsi="Helvetica" w:cs="Helvetica"/>
          <w:sz w:val="22"/>
          <w:szCs w:val="22"/>
        </w:rPr>
      </w:pPr>
    </w:p>
    <w:p w14:paraId="784DBE46" w14:textId="4350B34A" w:rsidR="00CF51AC" w:rsidRPr="00AB5D0C" w:rsidRDefault="00CF51AC" w:rsidP="00CF51AC">
      <w:pPr>
        <w:pStyle w:val="Paragraphedeliste"/>
        <w:numPr>
          <w:ilvl w:val="0"/>
          <w:numId w:val="1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Introduction</w:t>
      </w:r>
    </w:p>
    <w:p w14:paraId="61DCF9B5" w14:textId="20B3B41E" w:rsidR="00CF51AC" w:rsidRPr="00AB5D0C" w:rsidRDefault="00CF51AC" w:rsidP="00CF51AC">
      <w:p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L’objectif de ce projet est de fournir un outil d’aide à la décision à destination de structureurs. L’outil propose au structureur</w:t>
      </w:r>
      <w:r w:rsidR="00E24D52">
        <w:rPr>
          <w:rFonts w:ascii="Helvetica" w:hAnsi="Helvetica" w:cs="Helvetica"/>
          <w:sz w:val="22"/>
          <w:szCs w:val="22"/>
        </w:rPr>
        <w:t xml:space="preserve"> </w:t>
      </w:r>
      <w:r w:rsidRPr="00AB5D0C">
        <w:rPr>
          <w:rFonts w:ascii="Helvetica" w:hAnsi="Helvetica" w:cs="Helvetica"/>
          <w:sz w:val="22"/>
          <w:szCs w:val="22"/>
        </w:rPr>
        <w:t>de préciser les contraintes souhait</w:t>
      </w:r>
      <w:ins w:id="0" w:author="Jihane Sabri" w:date="2024-04-13T18:57:00Z">
        <w:r w:rsidR="00E24D52">
          <w:rPr>
            <w:rFonts w:ascii="Helvetica" w:hAnsi="Helvetica" w:cs="Helvetica"/>
            <w:sz w:val="22"/>
            <w:szCs w:val="22"/>
          </w:rPr>
          <w:t>ées</w:t>
        </w:r>
      </w:ins>
      <w:del w:id="1" w:author="Jihane Sabri" w:date="2024-04-13T18:57:00Z">
        <w:r w:rsidRPr="00AB5D0C" w:rsidDel="00E24D52">
          <w:rPr>
            <w:rFonts w:ascii="Helvetica" w:hAnsi="Helvetica" w:cs="Helvetica"/>
            <w:sz w:val="22"/>
            <w:szCs w:val="22"/>
          </w:rPr>
          <w:delText>er</w:delText>
        </w:r>
      </w:del>
      <w:r w:rsidRPr="00AB5D0C">
        <w:rPr>
          <w:rFonts w:ascii="Helvetica" w:hAnsi="Helvetica" w:cs="Helvetica"/>
          <w:sz w:val="22"/>
          <w:szCs w:val="22"/>
        </w:rPr>
        <w:t xml:space="preserve"> par les clients</w:t>
      </w:r>
      <w:ins w:id="2" w:author="Jihane Sabri" w:date="2024-04-13T18:57:00Z">
        <w:r w:rsidR="00E24D52">
          <w:rPr>
            <w:rFonts w:ascii="Helvetica" w:hAnsi="Helvetica" w:cs="Helvetica"/>
            <w:sz w:val="22"/>
            <w:szCs w:val="22"/>
          </w:rPr>
          <w:t>(</w:t>
        </w:r>
      </w:ins>
      <w:del w:id="3" w:author="Jihane Sabri" w:date="2024-04-13T18:57:00Z">
        <w:r w:rsidRPr="00AB5D0C" w:rsidDel="00E24D52">
          <w:rPr>
            <w:rFonts w:ascii="Helvetica" w:hAnsi="Helvetica" w:cs="Helvetica"/>
            <w:sz w:val="22"/>
            <w:szCs w:val="22"/>
          </w:rPr>
          <w:delText>/</w:delText>
        </w:r>
      </w:del>
      <w:r w:rsidRPr="00AB5D0C">
        <w:rPr>
          <w:rFonts w:ascii="Helvetica" w:hAnsi="Helvetica" w:cs="Helvetica"/>
          <w:sz w:val="22"/>
          <w:szCs w:val="22"/>
        </w:rPr>
        <w:t>le buy-side</w:t>
      </w:r>
      <w:ins w:id="4" w:author="Jihane Sabri" w:date="2024-04-13T18:57:00Z">
        <w:r w:rsidR="00E24D52">
          <w:rPr>
            <w:rFonts w:ascii="Helvetica" w:hAnsi="Helvetica" w:cs="Helvetica"/>
            <w:sz w:val="22"/>
            <w:szCs w:val="22"/>
          </w:rPr>
          <w:t>)</w:t>
        </w:r>
      </w:ins>
      <w:r w:rsidRPr="00AB5D0C">
        <w:rPr>
          <w:rFonts w:ascii="Helvetica" w:hAnsi="Helvetica" w:cs="Helvetica"/>
          <w:sz w:val="22"/>
          <w:szCs w:val="22"/>
        </w:rPr>
        <w:t xml:space="preserve"> et s’assure qu’elles sont réalisables </w:t>
      </w:r>
      <w:del w:id="5" w:author="Jihane Sabri" w:date="2024-04-13T18:57:00Z">
        <w:r w:rsidRPr="00AB5D0C" w:rsidDel="00E24D52">
          <w:rPr>
            <w:rFonts w:ascii="Helvetica" w:hAnsi="Helvetica" w:cs="Helvetica"/>
            <w:sz w:val="22"/>
            <w:szCs w:val="22"/>
          </w:rPr>
          <w:delText>et en accord avec</w:delText>
        </w:r>
      </w:del>
      <w:ins w:id="6" w:author="Jihane Sabri" w:date="2024-04-13T18:57:00Z">
        <w:r w:rsidR="00E24D52">
          <w:rPr>
            <w:rFonts w:ascii="Helvetica" w:hAnsi="Helvetica" w:cs="Helvetica"/>
            <w:sz w:val="22"/>
            <w:szCs w:val="22"/>
          </w:rPr>
          <w:t>en prenant compte de</w:t>
        </w:r>
      </w:ins>
      <w:r w:rsidRPr="00AB5D0C">
        <w:rPr>
          <w:rFonts w:ascii="Helvetica" w:hAnsi="Helvetica" w:cs="Helvetica"/>
          <w:sz w:val="22"/>
          <w:szCs w:val="22"/>
        </w:rPr>
        <w:t xml:space="preserve"> celles du structureur.</w:t>
      </w:r>
    </w:p>
    <w:p w14:paraId="331224B6" w14:textId="77777777" w:rsidR="004B4547" w:rsidRPr="00AB5D0C" w:rsidRDefault="00CF51AC" w:rsidP="00CF51AC">
      <w:p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L’univers d’investissement est limité au marché actions français.</w:t>
      </w:r>
      <w:r w:rsidR="004B4547" w:rsidRPr="00AB5D0C">
        <w:rPr>
          <w:rFonts w:ascii="Helvetica" w:hAnsi="Helvetica" w:cs="Helvetica"/>
          <w:sz w:val="22"/>
          <w:szCs w:val="22"/>
        </w:rPr>
        <w:t xml:space="preserve"> L’utilisateur touche des frais fixes tout au long de la durée de vie du produit. </w:t>
      </w:r>
    </w:p>
    <w:p w14:paraId="5E66D405" w14:textId="23483A24" w:rsidR="00CF51AC" w:rsidRPr="00AB5D0C" w:rsidRDefault="004B4547" w:rsidP="00CF51AC">
      <w:p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Afin de pricer les produits</w:t>
      </w:r>
      <w:ins w:id="7" w:author="Jihane Sabri" w:date="2024-04-13T18:57:00Z">
        <w:r w:rsidR="00E24D52">
          <w:rPr>
            <w:rFonts w:ascii="Helvetica" w:hAnsi="Helvetica" w:cs="Helvetica"/>
            <w:sz w:val="22"/>
            <w:szCs w:val="22"/>
          </w:rPr>
          <w:t xml:space="preserve"> </w:t>
        </w:r>
      </w:ins>
      <w:ins w:id="8" w:author="Jihane Sabri" w:date="2024-04-13T18:58:00Z">
        <w:r w:rsidR="00E24D52">
          <w:rPr>
            <w:rFonts w:ascii="Helvetica" w:hAnsi="Helvetica" w:cs="Helvetica"/>
            <w:sz w:val="22"/>
            <w:szCs w:val="22"/>
          </w:rPr>
          <w:t>financiers</w:t>
        </w:r>
      </w:ins>
      <w:r w:rsidRPr="00AB5D0C">
        <w:rPr>
          <w:rFonts w:ascii="Helvetica" w:hAnsi="Helvetica" w:cs="Helvetica"/>
          <w:sz w:val="22"/>
          <w:szCs w:val="22"/>
        </w:rPr>
        <w:t xml:space="preserve"> demandés et d’évaluer leurs cohérences avec nos critères, nous </w:t>
      </w:r>
      <w:del w:id="9" w:author="Jihane Sabri" w:date="2024-04-13T18:58:00Z">
        <w:r w:rsidRPr="00AB5D0C" w:rsidDel="00E24D52">
          <w:rPr>
            <w:rFonts w:ascii="Helvetica" w:hAnsi="Helvetica" w:cs="Helvetica"/>
            <w:sz w:val="22"/>
            <w:szCs w:val="22"/>
          </w:rPr>
          <w:delText xml:space="preserve">utilisons </w:delText>
        </w:r>
      </w:del>
      <w:ins w:id="10" w:author="Jihane Sabri" w:date="2024-04-13T18:58:00Z">
        <w:r w:rsidR="00E24D52">
          <w:rPr>
            <w:rFonts w:ascii="Helvetica" w:hAnsi="Helvetica" w:cs="Helvetica"/>
            <w:sz w:val="22"/>
            <w:szCs w:val="22"/>
          </w:rPr>
          <w:t>avons utilisés</w:t>
        </w:r>
        <w:r w:rsidR="00E24D52" w:rsidRPr="00AB5D0C">
          <w:rPr>
            <w:rFonts w:ascii="Helvetica" w:hAnsi="Helvetica" w:cs="Helvetica"/>
            <w:sz w:val="22"/>
            <w:szCs w:val="22"/>
          </w:rPr>
          <w:t xml:space="preserve"> </w:t>
        </w:r>
      </w:ins>
      <w:r w:rsidRPr="00AB5D0C">
        <w:rPr>
          <w:rFonts w:ascii="Helvetica" w:hAnsi="Helvetica" w:cs="Helvetica"/>
          <w:sz w:val="22"/>
          <w:szCs w:val="22"/>
        </w:rPr>
        <w:t xml:space="preserve">les ouvrages </w:t>
      </w:r>
      <w:r w:rsidRPr="00AB5D0C">
        <w:rPr>
          <w:rFonts w:ascii="Helvetica" w:hAnsi="Helvetica" w:cs="Helvetica"/>
          <w:i/>
          <w:iCs/>
          <w:sz w:val="22"/>
          <w:szCs w:val="22"/>
        </w:rPr>
        <w:t>Exotic Options ad Hybrids</w:t>
      </w:r>
      <w:r w:rsidRPr="00AB5D0C">
        <w:rPr>
          <w:rFonts w:ascii="Helvetica" w:hAnsi="Helvetica" w:cs="Helvetica"/>
          <w:sz w:val="22"/>
          <w:szCs w:val="22"/>
        </w:rPr>
        <w:t xml:space="preserve"> de Bouzoubaa et O</w:t>
      </w:r>
      <w:r w:rsidR="00983097" w:rsidRPr="00AB5D0C">
        <w:rPr>
          <w:rFonts w:ascii="Helvetica" w:hAnsi="Helvetica" w:cs="Helvetica"/>
          <w:sz w:val="22"/>
          <w:szCs w:val="22"/>
        </w:rPr>
        <w:t>s</w:t>
      </w:r>
      <w:r w:rsidRPr="00AB5D0C">
        <w:rPr>
          <w:rFonts w:ascii="Helvetica" w:hAnsi="Helvetica" w:cs="Helvetica"/>
          <w:sz w:val="22"/>
          <w:szCs w:val="22"/>
        </w:rPr>
        <w:t xml:space="preserve">seiran, et </w:t>
      </w:r>
      <w:r w:rsidRPr="00AB5D0C">
        <w:rPr>
          <w:rFonts w:ascii="Helvetica" w:hAnsi="Helvetica" w:cs="Helvetica"/>
          <w:i/>
          <w:iCs/>
          <w:sz w:val="22"/>
          <w:szCs w:val="22"/>
        </w:rPr>
        <w:t>Exotic Options Trading</w:t>
      </w:r>
      <w:r w:rsidRPr="00AB5D0C">
        <w:rPr>
          <w:rFonts w:ascii="Helvetica" w:hAnsi="Helvetica" w:cs="Helvetica"/>
          <w:sz w:val="22"/>
          <w:szCs w:val="22"/>
        </w:rPr>
        <w:t xml:space="preserve"> de Frans de Weert.</w:t>
      </w:r>
    </w:p>
    <w:p w14:paraId="189FB5D7" w14:textId="77777777" w:rsidR="00FA6D51" w:rsidRPr="00AB5D0C" w:rsidRDefault="00FA6D51" w:rsidP="00CF51AC">
      <w:pPr>
        <w:jc w:val="both"/>
        <w:rPr>
          <w:rFonts w:ascii="Helvetica" w:hAnsi="Helvetica" w:cs="Helvetica"/>
          <w:sz w:val="22"/>
          <w:szCs w:val="22"/>
        </w:rPr>
      </w:pPr>
    </w:p>
    <w:p w14:paraId="0D71B629" w14:textId="0525B640" w:rsidR="00AE79A9" w:rsidRPr="00AB5D0C" w:rsidRDefault="00CF51AC" w:rsidP="00AE79A9">
      <w:pPr>
        <w:pStyle w:val="Paragraphedeliste"/>
        <w:numPr>
          <w:ilvl w:val="0"/>
          <w:numId w:val="1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Expression fonctionnelle du besoin</w:t>
      </w:r>
    </w:p>
    <w:p w14:paraId="37D80988" w14:textId="54872704" w:rsidR="00A81352" w:rsidRPr="00D03330" w:rsidRDefault="00E24D52" w:rsidP="00D03330">
      <w:pPr>
        <w:ind w:left="360"/>
        <w:jc w:val="both"/>
        <w:rPr>
          <w:rFonts w:ascii="Helvetica" w:hAnsi="Helvetica" w:cs="Helvetica"/>
          <w:sz w:val="22"/>
          <w:szCs w:val="22"/>
        </w:rPr>
      </w:pPr>
      <w:ins w:id="11" w:author="Jihane Sabri" w:date="2024-04-13T18:58:00Z">
        <w:r>
          <w:rPr>
            <w:rFonts w:ascii="Helvetica" w:hAnsi="Helvetica" w:cs="Helvetica"/>
            <w:sz w:val="22"/>
            <w:szCs w:val="22"/>
          </w:rPr>
          <w:t xml:space="preserve">Nous présentons ci-dessous les fonctions utilisées dans notre solution </w:t>
        </w:r>
      </w:ins>
      <w:ins w:id="12" w:author="Jihane Sabri" w:date="2024-04-13T18:59:00Z">
        <w:r>
          <w:rPr>
            <w:rFonts w:ascii="Helvetica" w:hAnsi="Helvetica" w:cs="Helvetica"/>
            <w:sz w:val="22"/>
            <w:szCs w:val="22"/>
          </w:rPr>
          <w:t xml:space="preserve">finales </w:t>
        </w:r>
      </w:ins>
      <w:ins w:id="13" w:author="Jihane Sabri" w:date="2024-04-13T18:58:00Z">
        <w:r>
          <w:rPr>
            <w:rFonts w:ascii="Helvetica" w:hAnsi="Helvetica" w:cs="Helvetica"/>
            <w:sz w:val="22"/>
            <w:szCs w:val="22"/>
          </w:rPr>
          <w:t xml:space="preserve">selon leur </w:t>
        </w:r>
      </w:ins>
      <w:ins w:id="14" w:author="Jihane Sabri" w:date="2024-04-13T18:59:00Z">
        <w:r>
          <w:rPr>
            <w:rFonts w:ascii="Helvetica" w:hAnsi="Helvetica" w:cs="Helvetica"/>
            <w:sz w:val="22"/>
            <w:szCs w:val="22"/>
          </w:rPr>
          <w:t>répartition.</w:t>
        </w:r>
      </w:ins>
    </w:p>
    <w:p w14:paraId="47611AD8" w14:textId="761EA487" w:rsidR="00AE79A9" w:rsidRDefault="00AE79A9" w:rsidP="00B666C1">
      <w:pPr>
        <w:pStyle w:val="Paragraphedeliste"/>
        <w:numPr>
          <w:ilvl w:val="0"/>
          <w:numId w:val="5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ToolBox</w:t>
      </w:r>
    </w:p>
    <w:p w14:paraId="0B076418" w14:textId="77777777" w:rsidR="00D03330" w:rsidRPr="00AB5D0C" w:rsidRDefault="00D03330" w:rsidP="00D03330">
      <w:pPr>
        <w:pStyle w:val="Paragraphedeliste"/>
        <w:ind w:left="1080"/>
        <w:jc w:val="both"/>
        <w:rPr>
          <w:rFonts w:ascii="Helvetica" w:hAnsi="Helvetica" w:cs="Helvetica"/>
          <w:sz w:val="22"/>
          <w:szCs w:val="22"/>
        </w:rPr>
      </w:pPr>
    </w:p>
    <w:p w14:paraId="3683E87C" w14:textId="1AA09B1A" w:rsidR="00D03330" w:rsidRDefault="00D03330" w:rsidP="00D03330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 xml:space="preserve">StockPaths : </w:t>
      </w:r>
      <w:r w:rsidR="003E6FC6" w:rsidRPr="00D03330">
        <w:rPr>
          <w:rFonts w:ascii="Helvetica" w:hAnsi="Helvetica" w:cs="Helvetica"/>
          <w:sz w:val="22"/>
          <w:szCs w:val="22"/>
        </w:rPr>
        <w:t>Le rôle de cette fonction est de simuler des chemins de prix d'actions à l'aide du modèle de Black-Scholes.</w:t>
      </w:r>
    </w:p>
    <w:p w14:paraId="142BB860" w14:textId="77777777" w:rsidR="00D03330" w:rsidRPr="00D03330" w:rsidRDefault="00D03330" w:rsidP="00D03330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7D7AA008" w14:textId="77777777" w:rsidR="00D03330" w:rsidRPr="00AB5D0C" w:rsidRDefault="00D03330" w:rsidP="00D03330">
      <w:pPr>
        <w:pStyle w:val="Paragraphedeliste"/>
        <w:numPr>
          <w:ilvl w:val="0"/>
          <w:numId w:val="3"/>
        </w:numPr>
        <w:spacing w:after="0"/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GetDataFromExcel : cette fonction prend en argument la localisation du fichier Excel contenant le notionnel, la maturité du produit, le coupon souhaité par le client, la date de strike prévue etc.</w:t>
      </w:r>
    </w:p>
    <w:p w14:paraId="645A5295" w14:textId="77777777" w:rsidR="00D03330" w:rsidRPr="00AB5D0C" w:rsidRDefault="00D03330" w:rsidP="00D03330">
      <w:pPr>
        <w:spacing w:after="0"/>
        <w:ind w:left="708"/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 xml:space="preserve">La fonction n’est pas capable de traiter des fichiers autres que Excel, et ne saura pas identifier les fichiers corrompus. </w:t>
      </w:r>
    </w:p>
    <w:p w14:paraId="781F0BBF" w14:textId="77777777" w:rsidR="00D03330" w:rsidRPr="00AB5D0C" w:rsidRDefault="00D03330" w:rsidP="00D03330">
      <w:pPr>
        <w:spacing w:after="0"/>
        <w:ind w:left="708"/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Afin de pouvoir exécuter cette fonction, il convient d’avoir installé la version 7.1.1 de la librairie EPPlus.</w:t>
      </w:r>
    </w:p>
    <w:p w14:paraId="4C972776" w14:textId="6C4CF158" w:rsidR="00AE79A9" w:rsidRDefault="00AE79A9" w:rsidP="003E6FC6">
      <w:pPr>
        <w:jc w:val="both"/>
        <w:rPr>
          <w:rFonts w:ascii="Helvetica" w:hAnsi="Helvetica" w:cs="Helvetica"/>
          <w:sz w:val="22"/>
          <w:szCs w:val="22"/>
        </w:rPr>
      </w:pPr>
    </w:p>
    <w:p w14:paraId="0D29321D" w14:textId="77777777" w:rsidR="00AD099C" w:rsidRPr="00AB5D0C" w:rsidRDefault="00AD099C" w:rsidP="00AD099C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 xml:space="preserve">GetEndDate: </w:t>
      </w:r>
      <w:r>
        <w:rPr>
          <w:rFonts w:ascii="Helvetica" w:hAnsi="Helvetica" w:cs="Helvetica"/>
          <w:sz w:val="22"/>
          <w:szCs w:val="22"/>
        </w:rPr>
        <w:t>retourne la date d’échéance du produit, en ajoutant la durée du produit à la date de strike</w:t>
      </w:r>
      <w:r w:rsidRPr="00AB5D0C">
        <w:rPr>
          <w:rFonts w:ascii="Helvetica" w:hAnsi="Helvetica" w:cs="Helvetica"/>
          <w:sz w:val="22"/>
          <w:szCs w:val="22"/>
        </w:rPr>
        <w:t>.</w:t>
      </w:r>
    </w:p>
    <w:p w14:paraId="007434BE" w14:textId="77777777" w:rsidR="00AD099C" w:rsidRPr="00AB5D0C" w:rsidRDefault="00AD099C" w:rsidP="00AD099C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051804F7" w14:textId="77777777" w:rsidR="00AD099C" w:rsidRPr="00AB5D0C" w:rsidRDefault="00AD099C" w:rsidP="00AD099C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 xml:space="preserve">IsBusinessDay: fonction permettant de vérifier si une date donnée est un jour ouvrable en vérifiant </w:t>
      </w:r>
      <w:r>
        <w:rPr>
          <w:rFonts w:ascii="Helvetica" w:hAnsi="Helvetica" w:cs="Helvetica"/>
          <w:sz w:val="22"/>
          <w:szCs w:val="22"/>
        </w:rPr>
        <w:t>qu’elle</w:t>
      </w:r>
      <w:r w:rsidRPr="00AB5D0C">
        <w:rPr>
          <w:rFonts w:ascii="Helvetica" w:hAnsi="Helvetica" w:cs="Helvetica"/>
          <w:sz w:val="22"/>
          <w:szCs w:val="22"/>
        </w:rPr>
        <w:t xml:space="preserve"> n’est ni un samedi ni un dimanche.</w:t>
      </w:r>
    </w:p>
    <w:p w14:paraId="05832418" w14:textId="77777777" w:rsidR="00AD099C" w:rsidRPr="00AB5D0C" w:rsidRDefault="00AD099C" w:rsidP="00AD099C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130C59B6" w14:textId="77777777" w:rsidR="00AD099C" w:rsidRPr="00AB5D0C" w:rsidRDefault="00AD099C" w:rsidP="00AD099C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B666C1">
        <w:rPr>
          <w:rFonts w:ascii="Helvetica" w:hAnsi="Helvetica" w:cs="Helvetica"/>
          <w:sz w:val="22"/>
          <w:szCs w:val="22"/>
        </w:rPr>
        <w:t xml:space="preserve">GetNextBusinessDay: Cette fonction prend une date en entrée et retourne la prochaine date ouvrable </w:t>
      </w:r>
      <w:r w:rsidRPr="00AB5D0C">
        <w:rPr>
          <w:rFonts w:ascii="Helvetica" w:hAnsi="Helvetica" w:cs="Helvetica"/>
          <w:sz w:val="22"/>
          <w:szCs w:val="22"/>
        </w:rPr>
        <w:t>à venir la plus proche.</w:t>
      </w:r>
    </w:p>
    <w:p w14:paraId="5BDA5D08" w14:textId="77777777" w:rsidR="00AD099C" w:rsidRPr="00AB5D0C" w:rsidRDefault="00AD099C" w:rsidP="00AD099C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563D5B4C" w14:textId="00065522" w:rsidR="000058C7" w:rsidRPr="000058C7" w:rsidRDefault="00AD099C" w:rsidP="000058C7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GetNumberOfBusinessDays: Cette fonction calcule le nombre de jours ouvrables entre deux dates inclusives.</w:t>
      </w:r>
    </w:p>
    <w:p w14:paraId="3C4A7C04" w14:textId="77777777" w:rsidR="00AD099C" w:rsidRPr="00D97580" w:rsidRDefault="00AD099C" w:rsidP="00AD099C">
      <w:pPr>
        <w:pStyle w:val="Paragraphedeliste"/>
        <w:rPr>
          <w:rFonts w:ascii="Helvetica" w:hAnsi="Helvetica" w:cs="Helvetica"/>
          <w:sz w:val="22"/>
          <w:szCs w:val="22"/>
        </w:rPr>
      </w:pPr>
    </w:p>
    <w:p w14:paraId="10848943" w14:textId="77777777" w:rsidR="00AD099C" w:rsidRPr="00AB5D0C" w:rsidRDefault="00AD099C" w:rsidP="00AD099C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D97580">
        <w:rPr>
          <w:rFonts w:ascii="Helvetica" w:hAnsi="Helvetica" w:cs="Helvetica"/>
          <w:sz w:val="22"/>
          <w:szCs w:val="22"/>
        </w:rPr>
        <w:t>GetEndBusinessDate : Cette fonction retourne la prochaine date ouvrable après la date de fin du produit financier</w:t>
      </w:r>
    </w:p>
    <w:p w14:paraId="479280B8" w14:textId="77777777" w:rsidR="00AD099C" w:rsidRPr="00AB5D0C" w:rsidRDefault="00AD099C" w:rsidP="00AD099C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5A60E138" w14:textId="77777777" w:rsidR="00AD099C" w:rsidRPr="00AB5D0C" w:rsidRDefault="00AD099C" w:rsidP="00AD099C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lastRenderedPageBreak/>
        <w:t>GetNumberOfBusinessYears: Cette fonction calcule le nombre d'années en fonction du nombre de jours ouvrables fourni.</w:t>
      </w:r>
    </w:p>
    <w:p w14:paraId="51ACFB08" w14:textId="77777777" w:rsidR="00AD099C" w:rsidRPr="00AB5D0C" w:rsidRDefault="00AD099C" w:rsidP="00AD099C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74274C00" w14:textId="77777777" w:rsidR="00AD099C" w:rsidRDefault="00AD099C" w:rsidP="00AD099C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TimeVariation: Cette fonction calcule la variation du temps en fonction de la date fournie, en tenant compte des années bissextiles.</w:t>
      </w:r>
    </w:p>
    <w:p w14:paraId="229BA3FF" w14:textId="77777777" w:rsidR="00AD099C" w:rsidRPr="00141028" w:rsidRDefault="00AD099C" w:rsidP="00AD099C">
      <w:pPr>
        <w:pStyle w:val="Paragraphedeliste"/>
        <w:rPr>
          <w:rFonts w:ascii="Helvetica" w:hAnsi="Helvetica" w:cs="Helvetica"/>
          <w:sz w:val="22"/>
          <w:szCs w:val="22"/>
        </w:rPr>
      </w:pPr>
    </w:p>
    <w:p w14:paraId="47EF3B30" w14:textId="77777777" w:rsidR="00AD099C" w:rsidRDefault="00AD099C" w:rsidP="00AD099C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CalculationDate : retourne une liste de dates auxquelles sont calculées les coupons en fonction de la fréquence choisie (trimestrielle ou annuelle).</w:t>
      </w:r>
    </w:p>
    <w:p w14:paraId="3FBE7A34" w14:textId="77777777" w:rsidR="00AD099C" w:rsidRPr="007D589F" w:rsidRDefault="00AD099C" w:rsidP="00AD099C">
      <w:pPr>
        <w:pStyle w:val="Paragraphedeliste"/>
        <w:rPr>
          <w:rFonts w:ascii="Helvetica" w:hAnsi="Helvetica" w:cs="Helvetica"/>
          <w:sz w:val="22"/>
          <w:szCs w:val="22"/>
        </w:rPr>
      </w:pPr>
    </w:p>
    <w:p w14:paraId="0962E799" w14:textId="51875098" w:rsidR="00AD099C" w:rsidRPr="00AB5D0C" w:rsidRDefault="00AD099C" w:rsidP="00AD099C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 xml:space="preserve">ReturnDateFromIndex : Renvoie la liste des indices colonnes </w:t>
      </w:r>
      <w:r w:rsidR="00DE47A8">
        <w:rPr>
          <w:rFonts w:ascii="Helvetica" w:hAnsi="Helvetica" w:cs="Helvetica"/>
          <w:sz w:val="22"/>
          <w:szCs w:val="22"/>
        </w:rPr>
        <w:t>de la matrice</w:t>
      </w:r>
      <w:r>
        <w:rPr>
          <w:rFonts w:ascii="Helvetica" w:hAnsi="Helvetica" w:cs="Helvetica"/>
          <w:sz w:val="22"/>
          <w:szCs w:val="22"/>
        </w:rPr>
        <w:t xml:space="preserve"> qui contient les prix simulés dans le temps. </w:t>
      </w:r>
    </w:p>
    <w:p w14:paraId="5A28598E" w14:textId="77777777" w:rsidR="00AD099C" w:rsidRPr="00AB5D0C" w:rsidRDefault="00AD099C" w:rsidP="003E6FC6">
      <w:pPr>
        <w:jc w:val="both"/>
        <w:rPr>
          <w:rFonts w:ascii="Helvetica" w:hAnsi="Helvetica" w:cs="Helvetica"/>
          <w:sz w:val="22"/>
          <w:szCs w:val="22"/>
        </w:rPr>
      </w:pPr>
    </w:p>
    <w:p w14:paraId="57716840" w14:textId="24F884D0" w:rsidR="00AE79A9" w:rsidRPr="00AB5D0C" w:rsidRDefault="00AE79A9" w:rsidP="00B666C1">
      <w:pPr>
        <w:pStyle w:val="Paragraphedeliste"/>
        <w:numPr>
          <w:ilvl w:val="0"/>
          <w:numId w:val="5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BSM</w:t>
      </w:r>
    </w:p>
    <w:p w14:paraId="1584DAF7" w14:textId="42D6A461" w:rsidR="00096B45" w:rsidRPr="00AB5D0C" w:rsidRDefault="00096B45" w:rsidP="00096B45">
      <w:p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 xml:space="preserve">Ce fichier contient les fonctions </w:t>
      </w:r>
      <w:r w:rsidR="00B4166A" w:rsidRPr="00AB5D0C">
        <w:rPr>
          <w:rFonts w:ascii="Helvetica" w:hAnsi="Helvetica" w:cs="Helvetica"/>
          <w:sz w:val="22"/>
          <w:szCs w:val="22"/>
        </w:rPr>
        <w:t>qui nous permettent de pricer les options qui composent nos produits structurés.</w:t>
      </w:r>
      <w:r w:rsidR="00525706" w:rsidRPr="00AB5D0C">
        <w:rPr>
          <w:rFonts w:ascii="Helvetica" w:hAnsi="Helvetica" w:cs="Helvetica"/>
          <w:sz w:val="22"/>
          <w:szCs w:val="22"/>
        </w:rPr>
        <w:t xml:space="preserve"> Tous les pricer </w:t>
      </w:r>
      <w:r w:rsidR="00892433" w:rsidRPr="00AB5D0C">
        <w:rPr>
          <w:rFonts w:ascii="Helvetica" w:hAnsi="Helvetica" w:cs="Helvetica"/>
          <w:sz w:val="22"/>
          <w:szCs w:val="22"/>
        </w:rPr>
        <w:t>ne concernent que des données en euros</w:t>
      </w:r>
    </w:p>
    <w:p w14:paraId="60495447" w14:textId="368A2A32" w:rsidR="00B4166A" w:rsidRPr="00AB5D0C" w:rsidRDefault="009A20CA" w:rsidP="006E4D47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 xml:space="preserve">Vanilla_Option : cette fonction initialise les paramètres </w:t>
      </w:r>
      <w:r w:rsidR="008E31F7" w:rsidRPr="00AB5D0C">
        <w:rPr>
          <w:rFonts w:ascii="Helvetica" w:hAnsi="Helvetica" w:cs="Helvetica"/>
          <w:sz w:val="22"/>
          <w:szCs w:val="22"/>
        </w:rPr>
        <w:t>de l’o</w:t>
      </w:r>
      <w:r w:rsidR="00FE38B6" w:rsidRPr="00AB5D0C">
        <w:rPr>
          <w:rFonts w:ascii="Helvetica" w:hAnsi="Helvetica" w:cs="Helvetica"/>
          <w:sz w:val="22"/>
          <w:szCs w:val="22"/>
        </w:rPr>
        <w:t>ption vanille</w:t>
      </w:r>
      <w:r w:rsidR="008443F9" w:rsidRPr="00AB5D0C">
        <w:rPr>
          <w:rFonts w:ascii="Helvetica" w:hAnsi="Helvetica" w:cs="Helvetica"/>
          <w:sz w:val="22"/>
          <w:szCs w:val="22"/>
        </w:rPr>
        <w:t xml:space="preserve"> prise sur le sous-jacent du produit.</w:t>
      </w:r>
    </w:p>
    <w:p w14:paraId="032A51CA" w14:textId="77777777" w:rsidR="00FE30BA" w:rsidRPr="00AB5D0C" w:rsidRDefault="00FE30BA" w:rsidP="00FE30BA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1F79AFFD" w14:textId="01A71DAE" w:rsidR="008443F9" w:rsidRPr="00AB5D0C" w:rsidRDefault="008443F9" w:rsidP="006E4D47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 xml:space="preserve">Price_BS_Option : </w:t>
      </w:r>
      <w:r w:rsidR="00DD402B" w:rsidRPr="00AB5D0C">
        <w:rPr>
          <w:rFonts w:ascii="Helvetica" w:hAnsi="Helvetica" w:cs="Helvetica"/>
          <w:sz w:val="22"/>
          <w:szCs w:val="22"/>
        </w:rPr>
        <w:t>fonction de calcul du prix de l’option vanille à l’aide de la formule de Black-Scholes.</w:t>
      </w:r>
    </w:p>
    <w:p w14:paraId="1594B0C7" w14:textId="77777777" w:rsidR="00D34CFC" w:rsidRPr="00AB5D0C" w:rsidRDefault="00D34CFC" w:rsidP="00D34CFC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214071AD" w14:textId="76AAD52E" w:rsidR="00E10476" w:rsidRPr="00AB5D0C" w:rsidRDefault="00080835" w:rsidP="006E4D47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 xml:space="preserve">Price_Option_KI: </w:t>
      </w:r>
      <w:r w:rsidR="00113113" w:rsidRPr="00AB5D0C">
        <w:rPr>
          <w:rFonts w:ascii="Helvetica" w:hAnsi="Helvetica" w:cs="Helvetica"/>
          <w:sz w:val="22"/>
          <w:szCs w:val="22"/>
        </w:rPr>
        <w:t>fonction de calcul du prix de l’option knock-in</w:t>
      </w:r>
      <w:r w:rsidR="003E20F7" w:rsidRPr="00AB5D0C">
        <w:rPr>
          <w:rFonts w:ascii="Helvetica" w:hAnsi="Helvetica" w:cs="Helvetica"/>
          <w:sz w:val="22"/>
          <w:szCs w:val="22"/>
        </w:rPr>
        <w:t>. La fonction simule dans un premier temps le prix de l’actif sous-jacent par simulations de Monte-Carlo</w:t>
      </w:r>
      <w:r w:rsidR="00BF490E" w:rsidRPr="00AB5D0C">
        <w:rPr>
          <w:rFonts w:ascii="Helvetica" w:hAnsi="Helvetica" w:cs="Helvetica"/>
          <w:sz w:val="22"/>
          <w:szCs w:val="22"/>
        </w:rPr>
        <w:t xml:space="preserve">. </w:t>
      </w:r>
      <w:r w:rsidR="009C50B1" w:rsidRPr="00AB5D0C">
        <w:rPr>
          <w:rFonts w:ascii="Helvetica" w:hAnsi="Helvetica" w:cs="Helvetica"/>
          <w:sz w:val="22"/>
          <w:szCs w:val="22"/>
        </w:rPr>
        <w:t>Le payoff de l’option est calculé pour chaque trajectoire simulée</w:t>
      </w:r>
      <w:r w:rsidR="00EB411B" w:rsidRPr="00AB5D0C">
        <w:rPr>
          <w:rFonts w:ascii="Helvetica" w:hAnsi="Helvetica" w:cs="Helvetica"/>
          <w:sz w:val="22"/>
          <w:szCs w:val="22"/>
        </w:rPr>
        <w:t xml:space="preserve"> (conservation du payoff si le sous-jacent passe sa barrière). </w:t>
      </w:r>
    </w:p>
    <w:p w14:paraId="45E2B04E" w14:textId="34722D50" w:rsidR="00412309" w:rsidRPr="00AB5D0C" w:rsidRDefault="00AD47E1" w:rsidP="00762651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Le prix de l’option est ainsi la moyenne des payoffs actualisés de chaque trajectoire.</w:t>
      </w:r>
    </w:p>
    <w:p w14:paraId="1DA4A1D5" w14:textId="77777777" w:rsidR="00B8647E" w:rsidRDefault="00B8647E" w:rsidP="00B8647E">
      <w:pPr>
        <w:jc w:val="both"/>
        <w:rPr>
          <w:rFonts w:ascii="Helvetica" w:hAnsi="Helvetica" w:cs="Helvetica"/>
          <w:sz w:val="22"/>
          <w:szCs w:val="22"/>
        </w:rPr>
      </w:pPr>
    </w:p>
    <w:p w14:paraId="7576404D" w14:textId="0C09051A" w:rsidR="00B8647E" w:rsidRDefault="00D359A3" w:rsidP="00B8647E">
      <w:pPr>
        <w:pStyle w:val="Paragraphedeliste"/>
        <w:numPr>
          <w:ilvl w:val="0"/>
          <w:numId w:val="5"/>
        </w:numPr>
        <w:jc w:val="both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30D7350D" wp14:editId="511566B3">
            <wp:simplePos x="0" y="0"/>
            <wp:positionH relativeFrom="margin">
              <wp:posOffset>2764790</wp:posOffset>
            </wp:positionH>
            <wp:positionV relativeFrom="paragraph">
              <wp:posOffset>140335</wp:posOffset>
            </wp:positionV>
            <wp:extent cx="3576320" cy="2152015"/>
            <wp:effectExtent l="0" t="0" r="5080" b="635"/>
            <wp:wrapTight wrapText="bothSides">
              <wp:wrapPolygon edited="0">
                <wp:start x="0" y="0"/>
                <wp:lineTo x="0" y="21415"/>
                <wp:lineTo x="21516" y="21415"/>
                <wp:lineTo x="21516" y="0"/>
                <wp:lineTo x="0" y="0"/>
              </wp:wrapPolygon>
            </wp:wrapTight>
            <wp:docPr id="13033385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47E">
        <w:rPr>
          <w:rFonts w:ascii="Helvetica" w:hAnsi="Helvetica" w:cs="Helvetica"/>
          <w:sz w:val="22"/>
          <w:szCs w:val="22"/>
        </w:rPr>
        <w:t>Autocall</w:t>
      </w:r>
    </w:p>
    <w:p w14:paraId="03BDFFFF" w14:textId="4E7F7DC6" w:rsidR="00B8647E" w:rsidRDefault="00B8647E" w:rsidP="00B8647E">
      <w:pPr>
        <w:jc w:val="both"/>
        <w:rPr>
          <w:rFonts w:ascii="Helvetica" w:hAnsi="Helvetica" w:cs="Helvetica"/>
          <w:i/>
          <w:iCs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Ce fichier contient deux classes, Athena et Phoenix</w:t>
      </w:r>
      <w:r w:rsidR="004D4C51">
        <w:rPr>
          <w:rFonts w:ascii="Helvetica" w:hAnsi="Helvetica" w:cs="Helvetica"/>
          <w:sz w:val="22"/>
          <w:szCs w:val="22"/>
        </w:rPr>
        <w:t xml:space="preserve">. Les deux classes ont la même structure, à savoir un constructeur qui initialise les paramètres utilisés dans le reste des fonctions, et une fonction </w:t>
      </w:r>
      <w:r w:rsidR="004D4C51" w:rsidRPr="004D4C51">
        <w:rPr>
          <w:rFonts w:ascii="Helvetica" w:hAnsi="Helvetica" w:cs="Helvetica"/>
          <w:i/>
          <w:iCs/>
          <w:sz w:val="22"/>
          <w:szCs w:val="22"/>
        </w:rPr>
        <w:t>Pricing.</w:t>
      </w:r>
    </w:p>
    <w:p w14:paraId="3F96B23A" w14:textId="590A6E54" w:rsidR="00E24C7F" w:rsidRDefault="00D359A3" w:rsidP="00B8647E">
      <w:pPr>
        <w:jc w:val="both"/>
        <w:rPr>
          <w:rFonts w:ascii="Helvetica" w:hAnsi="Helvetica" w:cs="Helvetic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21DFC07" wp14:editId="660D7F20">
                <wp:simplePos x="0" y="0"/>
                <wp:positionH relativeFrom="column">
                  <wp:posOffset>2828095</wp:posOffset>
                </wp:positionH>
                <wp:positionV relativeFrom="paragraph">
                  <wp:posOffset>1036027</wp:posOffset>
                </wp:positionV>
                <wp:extent cx="3576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74320143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B9B4D5" w14:textId="7592773B" w:rsidR="00D359A3" w:rsidRPr="00A83E17" w:rsidRDefault="00D359A3" w:rsidP="00D359A3">
                            <w:pPr>
                              <w:pStyle w:val="Lgende"/>
                              <w:rPr>
                                <w:rFonts w:ascii="Helvetica" w:hAnsi="Helvetica" w:cs="Helvetica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Mécanisme de remboursement d'un Phoenix Autocall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DFC07" id="Zone de texte 1" o:spid="_x0000_s1037" type="#_x0000_t202" style="position:absolute;left:0;text-align:left;margin-left:222.7pt;margin-top:81.6pt;width:281.6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4+uGgIAAD8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" stroked="f">
                <v:textbox style="mso-fit-shape-to-text:t" inset="0,0,0,0">
                  <w:txbxContent>
                    <w:p w14:paraId="51B9B4D5" w14:textId="7592773B" w:rsidR="00D359A3" w:rsidRPr="00A83E17" w:rsidRDefault="00D359A3" w:rsidP="00D359A3">
                      <w:pPr>
                        <w:pStyle w:val="Lgende"/>
                        <w:rPr>
                          <w:rFonts w:ascii="Helvetica" w:hAnsi="Helvetica" w:cs="Helvetica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Mécanisme de remboursement d'un Phoenix Autocall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24C7F">
        <w:rPr>
          <w:rFonts w:ascii="Helvetica" w:hAnsi="Helvetica" w:cs="Helvetica"/>
          <w:sz w:val="22"/>
          <w:szCs w:val="22"/>
        </w:rPr>
        <w:t xml:space="preserve">Un produit Phoenix est </w:t>
      </w:r>
      <w:r w:rsidR="00F05E81">
        <w:rPr>
          <w:rFonts w:ascii="Helvetica" w:hAnsi="Helvetica" w:cs="Helvetica"/>
          <w:sz w:val="22"/>
          <w:szCs w:val="22"/>
        </w:rPr>
        <w:t>tel que</w:t>
      </w:r>
      <w:r w:rsidR="00E24C7F" w:rsidRPr="00E24C7F">
        <w:rPr>
          <w:rFonts w:ascii="Helvetica" w:hAnsi="Helvetica" w:cs="Helvetica"/>
          <w:sz w:val="22"/>
          <w:szCs w:val="22"/>
        </w:rPr>
        <w:t xml:space="preserve"> : tant que le sous-jacent est au-dessus d’un certain niveau A à une fréquence d’observation fixée à l’avance (par exemple, </w:t>
      </w:r>
      <w:del w:id="15" w:author="Jihane Sabri" w:date="2024-04-13T19:08:00Z">
        <w:r w:rsidR="00E24C7F" w:rsidRPr="00E24C7F" w:rsidDel="002718FD">
          <w:rPr>
            <w:rFonts w:ascii="Helvetica" w:hAnsi="Helvetica" w:cs="Helvetica"/>
            <w:sz w:val="22"/>
            <w:szCs w:val="22"/>
          </w:rPr>
          <w:delText>à la fin de chaque trimestre</w:delText>
        </w:r>
      </w:del>
      <w:ins w:id="16" w:author="Jihane Sabri" w:date="2024-04-13T19:08:00Z">
        <w:r w:rsidR="002718FD">
          <w:rPr>
            <w:rFonts w:ascii="Helvetica" w:hAnsi="Helvetica" w:cs="Helvetica"/>
            <w:sz w:val="22"/>
            <w:szCs w:val="22"/>
          </w:rPr>
          <w:t>trimestrielle</w:t>
        </w:r>
      </w:ins>
      <w:r w:rsidR="00E24C7F" w:rsidRPr="00E24C7F">
        <w:rPr>
          <w:rFonts w:ascii="Helvetica" w:hAnsi="Helvetica" w:cs="Helvetica"/>
          <w:sz w:val="22"/>
          <w:szCs w:val="22"/>
        </w:rPr>
        <w:t>), l’investisseur perçoit un coupon. S’il s’avère que le sous-jacent est au-dessus d’un certain niveau B lors de cette observation, alors le produit est automatiquement rappelé : l’investisseur perçoit son coupon, mais le produit s’arrête. Enfin, si le sous-jacent évolue en-dessous d’un certain niveau C, l’investisseur risque alors d’être exposé à terme à la performance négative du sous-jacent</w:t>
      </w:r>
      <w:r w:rsidR="00F05E81">
        <w:rPr>
          <w:rFonts w:ascii="Helvetica" w:hAnsi="Helvetica" w:cs="Helvetica"/>
          <w:sz w:val="22"/>
          <w:szCs w:val="22"/>
        </w:rPr>
        <w:t>.</w:t>
      </w:r>
    </w:p>
    <w:p w14:paraId="2C0C8993" w14:textId="4FFB3875" w:rsidR="00F05E81" w:rsidRPr="00E24C7F" w:rsidRDefault="006C16E9" w:rsidP="006C16E9">
      <w:pPr>
        <w:jc w:val="both"/>
        <w:rPr>
          <w:rFonts w:ascii="Helvetica" w:hAnsi="Helvetica" w:cs="Helvetica"/>
          <w:sz w:val="22"/>
          <w:szCs w:val="22"/>
        </w:rPr>
      </w:pPr>
      <w:r w:rsidRPr="006C16E9">
        <w:rPr>
          <w:rFonts w:ascii="Helvetica" w:hAnsi="Helvetica" w:cs="Helvetica"/>
          <w:sz w:val="22"/>
          <w:szCs w:val="22"/>
        </w:rPr>
        <w:lastRenderedPageBreak/>
        <w:t xml:space="preserve">Un produit Athena est tel que : à chaque observation périodique fixée à l'avance (par exemple, </w:t>
      </w:r>
      <w:del w:id="17" w:author="Jihane Sabri" w:date="2024-04-13T19:08:00Z">
        <w:r w:rsidRPr="006C16E9" w:rsidDel="002718FD">
          <w:rPr>
            <w:rFonts w:ascii="Helvetica" w:hAnsi="Helvetica" w:cs="Helvetica"/>
            <w:sz w:val="22"/>
            <w:szCs w:val="22"/>
          </w:rPr>
          <w:delText>à la fin de chaque trimestre</w:delText>
        </w:r>
      </w:del>
      <w:ins w:id="18" w:author="Jihane Sabri" w:date="2024-04-13T19:08:00Z">
        <w:r w:rsidR="002718FD">
          <w:rPr>
            <w:rFonts w:ascii="Helvetica" w:hAnsi="Helvetica" w:cs="Helvetica"/>
            <w:sz w:val="22"/>
            <w:szCs w:val="22"/>
          </w:rPr>
          <w:t>annuelle</w:t>
        </w:r>
      </w:ins>
      <w:r w:rsidRPr="006C16E9">
        <w:rPr>
          <w:rFonts w:ascii="Helvetica" w:hAnsi="Helvetica" w:cs="Helvetica"/>
          <w:sz w:val="22"/>
          <w:szCs w:val="22"/>
        </w:rPr>
        <w:t>), l'investisseur reçoit un coupon tant que le sous-jacent se situe au-dessus d'un certain niveau A. Si le sous-jacent atteint ou dépasse un certain niveau B lors de cette observation, le produit est automatiquement rappelé, permettant à l'investisseur de percevoir son coupon mais mettant fin à la participation future du produit. Enfin, si le sous-jacent évolue en-dessous d'un certain niveau C, l'investisseur risque alors d'être exposé à terme à la performance négative du sous-jacent.</w:t>
      </w:r>
    </w:p>
    <w:p w14:paraId="665B3FF1" w14:textId="220855DF" w:rsidR="00B8647E" w:rsidRPr="00B8647E" w:rsidRDefault="004D4C51" w:rsidP="00B8647E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 xml:space="preserve">Pricing : </w:t>
      </w:r>
      <w:r w:rsidR="00B919D4">
        <w:rPr>
          <w:rFonts w:ascii="Helvetica" w:hAnsi="Helvetica" w:cs="Helvetica"/>
          <w:sz w:val="22"/>
          <w:szCs w:val="22"/>
        </w:rPr>
        <w:t xml:space="preserve">cette fonction calcule le prix du produit </w:t>
      </w:r>
      <w:r w:rsidR="003B3636">
        <w:rPr>
          <w:rFonts w:ascii="Helvetica" w:hAnsi="Helvetica" w:cs="Helvetica"/>
          <w:sz w:val="22"/>
          <w:szCs w:val="22"/>
        </w:rPr>
        <w:t xml:space="preserve">en simulant la valeur du sous-jacent avec la fonction </w:t>
      </w:r>
      <w:r w:rsidR="003B3636" w:rsidRPr="00474C42">
        <w:rPr>
          <w:rFonts w:ascii="Helvetica" w:hAnsi="Helvetica" w:cs="Helvetica"/>
          <w:i/>
          <w:iCs/>
          <w:sz w:val="22"/>
          <w:szCs w:val="22"/>
        </w:rPr>
        <w:t>StockPaths</w:t>
      </w:r>
      <w:r w:rsidR="00474C42">
        <w:rPr>
          <w:rFonts w:ascii="Helvetica" w:hAnsi="Helvetica" w:cs="Helvetica"/>
          <w:i/>
          <w:iCs/>
          <w:sz w:val="22"/>
          <w:szCs w:val="22"/>
        </w:rPr>
        <w:t>.</w:t>
      </w:r>
      <w:r w:rsidR="007B7CD9">
        <w:rPr>
          <w:rFonts w:ascii="Helvetica" w:hAnsi="Helvetica" w:cs="Helvetica"/>
          <w:sz w:val="22"/>
          <w:szCs w:val="22"/>
        </w:rPr>
        <w:t xml:space="preserve"> Le prix est ensuite calculé selon l</w:t>
      </w:r>
      <w:r w:rsidR="00917267">
        <w:rPr>
          <w:rFonts w:ascii="Helvetica" w:hAnsi="Helvetica" w:cs="Helvetica"/>
          <w:sz w:val="22"/>
          <w:szCs w:val="22"/>
        </w:rPr>
        <w:t>es mouvements du sous-jacent par rapport aux barrières.</w:t>
      </w:r>
    </w:p>
    <w:p w14:paraId="7F5C47E3" w14:textId="77777777" w:rsidR="00952513" w:rsidRPr="00952513" w:rsidRDefault="00952513" w:rsidP="00952513">
      <w:pPr>
        <w:jc w:val="both"/>
        <w:rPr>
          <w:rFonts w:ascii="Helvetica" w:hAnsi="Helvetica" w:cs="Helvetica"/>
          <w:sz w:val="22"/>
          <w:szCs w:val="22"/>
        </w:rPr>
      </w:pPr>
    </w:p>
    <w:p w14:paraId="636C0AB5" w14:textId="35F545B7" w:rsidR="00684828" w:rsidRDefault="00952513" w:rsidP="004D4C51">
      <w:pPr>
        <w:pStyle w:val="Paragraphedeliste"/>
        <w:numPr>
          <w:ilvl w:val="0"/>
          <w:numId w:val="5"/>
        </w:numPr>
        <w:jc w:val="both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Booster</w:t>
      </w:r>
    </w:p>
    <w:p w14:paraId="353BB532" w14:textId="43DDF42C" w:rsidR="00684828" w:rsidRPr="00AD6E7F" w:rsidRDefault="00AD6E7F" w:rsidP="00AD6E7F">
      <w:pPr>
        <w:jc w:val="both"/>
        <w:rPr>
          <w:rFonts w:ascii="Helvetica" w:hAnsi="Helvetica" w:cs="Helvetica"/>
          <w:sz w:val="22"/>
          <w:szCs w:val="22"/>
        </w:rPr>
      </w:pPr>
      <w:r w:rsidRPr="00AD6E7F">
        <w:rPr>
          <w:rFonts w:ascii="Helvetica" w:hAnsi="Helvetica" w:cs="Helvetica"/>
          <w:sz w:val="22"/>
          <w:szCs w:val="22"/>
        </w:rPr>
        <w:t xml:space="preserve">Un produit Booster offre à l'investisseur une prime périodique fixe, versée </w:t>
      </w:r>
      <w:r>
        <w:rPr>
          <w:rFonts w:ascii="Helvetica" w:hAnsi="Helvetica" w:cs="Helvetica"/>
          <w:sz w:val="22"/>
          <w:szCs w:val="22"/>
        </w:rPr>
        <w:t xml:space="preserve">trimestriellement ou </w:t>
      </w:r>
      <w:r w:rsidRPr="00AD6E7F">
        <w:rPr>
          <w:rFonts w:ascii="Helvetica" w:hAnsi="Helvetica" w:cs="Helvetica"/>
          <w:sz w:val="22"/>
          <w:szCs w:val="22"/>
        </w:rPr>
        <w:t>annuellement, tant que le sous-jacent reste au-dessus d'un certain niveau de barrière. Si à un moment donné le sous-jacent atteint ou descend en-dessous de cette barrière, le paiement de la prime est interrompu et l'investisseur peut être exposé à une éventuelle perte de capital liée à la performance du sous-jacent. Le remboursement du capital investi dépendra de l'évolution du sous-jacent par rapport à la barrière pendant la période d'observation.</w:t>
      </w:r>
    </w:p>
    <w:p w14:paraId="088D80D3" w14:textId="10D75756" w:rsidR="00684828" w:rsidRDefault="00684828" w:rsidP="00684828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684828">
        <w:rPr>
          <w:rFonts w:ascii="Helvetica" w:hAnsi="Helvetica" w:cs="Helvetica"/>
          <w:sz w:val="22"/>
          <w:szCs w:val="22"/>
        </w:rPr>
        <w:t>BoosterOption</w:t>
      </w:r>
      <w:r w:rsidR="00151867">
        <w:rPr>
          <w:rFonts w:ascii="Helvetica" w:hAnsi="Helvetica" w:cs="Helvetica"/>
          <w:sz w:val="22"/>
          <w:szCs w:val="22"/>
        </w:rPr>
        <w:t> :</w:t>
      </w:r>
      <w:r w:rsidRPr="00684828">
        <w:rPr>
          <w:rFonts w:ascii="Helvetica" w:hAnsi="Helvetica" w:cs="Helvetica"/>
          <w:sz w:val="22"/>
          <w:szCs w:val="22"/>
        </w:rPr>
        <w:t xml:space="preserve"> fonction </w:t>
      </w:r>
      <w:r w:rsidR="00151867">
        <w:rPr>
          <w:rFonts w:ascii="Helvetica" w:hAnsi="Helvetica" w:cs="Helvetica"/>
          <w:sz w:val="22"/>
          <w:szCs w:val="22"/>
        </w:rPr>
        <w:t xml:space="preserve">de calcul du </w:t>
      </w:r>
      <w:r w:rsidRPr="00684828">
        <w:rPr>
          <w:rFonts w:ascii="Helvetica" w:hAnsi="Helvetica" w:cs="Helvetica"/>
          <w:sz w:val="22"/>
          <w:szCs w:val="22"/>
        </w:rPr>
        <w:t>payoff d'une option Booster</w:t>
      </w:r>
      <w:r w:rsidR="00151867">
        <w:rPr>
          <w:rFonts w:ascii="Helvetica" w:hAnsi="Helvetica" w:cs="Helvetica"/>
          <w:sz w:val="22"/>
          <w:szCs w:val="22"/>
        </w:rPr>
        <w:t xml:space="preserve"> en fonction des paramètres définis auparavant</w:t>
      </w:r>
      <w:r w:rsidRPr="00684828">
        <w:rPr>
          <w:rFonts w:ascii="Helvetica" w:hAnsi="Helvetica" w:cs="Helvetica"/>
          <w:sz w:val="22"/>
          <w:szCs w:val="22"/>
        </w:rPr>
        <w:t xml:space="preserve">. Si le prix de l'action à l'échéance est supérieur ou égal à celui </w:t>
      </w:r>
      <w:r w:rsidR="00015E6F">
        <w:rPr>
          <w:rFonts w:ascii="Helvetica" w:hAnsi="Helvetica" w:cs="Helvetica"/>
          <w:sz w:val="22"/>
          <w:szCs w:val="22"/>
        </w:rPr>
        <w:t>au strike</w:t>
      </w:r>
      <w:r w:rsidRPr="00684828">
        <w:rPr>
          <w:rFonts w:ascii="Helvetica" w:hAnsi="Helvetica" w:cs="Helvetica"/>
          <w:sz w:val="22"/>
          <w:szCs w:val="22"/>
        </w:rPr>
        <w:t>, le payoff est calculé selon une formule spécifique. Sinon, si aucun événement Knock-in ne s'est produit, le payoff est calculé différemment.</w:t>
      </w:r>
    </w:p>
    <w:p w14:paraId="1E4DA777" w14:textId="77777777" w:rsidR="00C435CA" w:rsidRPr="00C435CA" w:rsidRDefault="00C435CA" w:rsidP="00C435CA">
      <w:pPr>
        <w:pStyle w:val="Paragraphedeliste"/>
        <w:rPr>
          <w:rFonts w:ascii="Helvetica" w:hAnsi="Helvetica" w:cs="Helvetica"/>
          <w:sz w:val="22"/>
          <w:szCs w:val="22"/>
        </w:rPr>
      </w:pPr>
    </w:p>
    <w:p w14:paraId="5D4B7424" w14:textId="368E8E73" w:rsidR="00C02CB5" w:rsidRDefault="00C435CA" w:rsidP="004D4C51">
      <w:pPr>
        <w:pStyle w:val="Paragraphedeliste"/>
        <w:numPr>
          <w:ilvl w:val="0"/>
          <w:numId w:val="5"/>
        </w:numPr>
        <w:jc w:val="both"/>
        <w:rPr>
          <w:rFonts w:ascii="Helvetica" w:hAnsi="Helvetica" w:cs="Helvetica"/>
          <w:sz w:val="22"/>
          <w:szCs w:val="22"/>
        </w:rPr>
      </w:pPr>
      <w:r>
        <w:rPr>
          <w:rFonts w:ascii="Helvetica" w:hAnsi="Helvetica" w:cs="Helvetica"/>
          <w:sz w:val="22"/>
          <w:szCs w:val="22"/>
        </w:rPr>
        <w:t>TwinWin</w:t>
      </w:r>
    </w:p>
    <w:p w14:paraId="71C5CBA6" w14:textId="2E0624D1" w:rsidR="004D4C51" w:rsidRPr="004D4C51" w:rsidRDefault="000058C7" w:rsidP="004D4C51">
      <w:pPr>
        <w:jc w:val="both"/>
        <w:rPr>
          <w:rFonts w:ascii="Helvetica" w:hAnsi="Helvetica" w:cs="Helvetica"/>
          <w:sz w:val="22"/>
          <w:szCs w:val="22"/>
        </w:rPr>
      </w:pPr>
      <w:r w:rsidRPr="000058C7">
        <w:rPr>
          <w:rFonts w:ascii="Helvetica" w:hAnsi="Helvetica" w:cs="Helvetica"/>
          <w:sz w:val="22"/>
          <w:szCs w:val="22"/>
        </w:rPr>
        <w:t>Un Certificat Twin</w:t>
      </w:r>
      <w:r>
        <w:rPr>
          <w:rFonts w:ascii="Helvetica" w:hAnsi="Helvetica" w:cs="Helvetica"/>
          <w:sz w:val="22"/>
          <w:szCs w:val="22"/>
        </w:rPr>
        <w:t>-</w:t>
      </w:r>
      <w:r w:rsidRPr="000058C7">
        <w:rPr>
          <w:rFonts w:ascii="Helvetica" w:hAnsi="Helvetica" w:cs="Helvetica"/>
          <w:sz w:val="22"/>
          <w:szCs w:val="22"/>
        </w:rPr>
        <w:t>Win est un contrat donnant à son détenteur la possibilité de bénéficier d’une participation intégrale à la variation absolue d’un sous-jacent, à condition que la barrière ne soit pas franchie. Si la barrière est franchie, l’investisseur est exposé à la variation brute du sous-jacent, et peut donc enregistrer une perte.</w:t>
      </w:r>
    </w:p>
    <w:p w14:paraId="58E190BC" w14:textId="7E7FDAE5" w:rsidR="00B666C1" w:rsidRPr="00AD099C" w:rsidRDefault="00906904" w:rsidP="00B666C1">
      <w:pPr>
        <w:pStyle w:val="Paragraphedeliste"/>
        <w:numPr>
          <w:ilvl w:val="0"/>
          <w:numId w:val="10"/>
        </w:numPr>
        <w:jc w:val="both"/>
        <w:rPr>
          <w:rFonts w:ascii="Helvetica" w:hAnsi="Helvetica" w:cs="Helvetica"/>
          <w:sz w:val="22"/>
          <w:szCs w:val="22"/>
        </w:rPr>
      </w:pPr>
      <w:r w:rsidRPr="00C02CB5">
        <w:rPr>
          <w:rFonts w:ascii="Helvetica" w:hAnsi="Helvetica" w:cs="Helvetica"/>
          <w:sz w:val="22"/>
          <w:szCs w:val="22"/>
        </w:rPr>
        <w:t xml:space="preserve">TwinWinOption : </w:t>
      </w:r>
      <w:r w:rsidR="00C02CB5">
        <w:rPr>
          <w:rFonts w:ascii="Helvetica" w:hAnsi="Helvetica" w:cs="Helvetica"/>
          <w:sz w:val="22"/>
          <w:szCs w:val="22"/>
        </w:rPr>
        <w:t>calcul du</w:t>
      </w:r>
      <w:r w:rsidRPr="00C02CB5">
        <w:rPr>
          <w:rFonts w:ascii="Helvetica" w:hAnsi="Helvetica" w:cs="Helvetica"/>
          <w:sz w:val="22"/>
          <w:szCs w:val="22"/>
        </w:rPr>
        <w:t xml:space="preserve"> payoff d'une option TwinWin en fonction des</w:t>
      </w:r>
      <w:r w:rsidR="00C02CB5">
        <w:rPr>
          <w:rFonts w:ascii="Helvetica" w:hAnsi="Helvetica" w:cs="Helvetica"/>
          <w:sz w:val="22"/>
          <w:szCs w:val="22"/>
        </w:rPr>
        <w:t xml:space="preserve"> paramètres définis </w:t>
      </w:r>
      <w:r w:rsidR="003A4196">
        <w:rPr>
          <w:rFonts w:ascii="Helvetica" w:hAnsi="Helvetica" w:cs="Helvetica"/>
          <w:sz w:val="22"/>
          <w:szCs w:val="22"/>
        </w:rPr>
        <w:t>auparavant</w:t>
      </w:r>
      <w:r w:rsidRPr="00C02CB5">
        <w:rPr>
          <w:rFonts w:ascii="Helvetica" w:hAnsi="Helvetica" w:cs="Helvetica"/>
          <w:sz w:val="22"/>
          <w:szCs w:val="22"/>
        </w:rPr>
        <w:t xml:space="preserve">. </w:t>
      </w:r>
      <w:r w:rsidR="003A4196">
        <w:rPr>
          <w:rFonts w:ascii="Helvetica" w:hAnsi="Helvetica" w:cs="Helvetica"/>
          <w:sz w:val="22"/>
          <w:szCs w:val="22"/>
        </w:rPr>
        <w:t xml:space="preserve">Le payoff </w:t>
      </w:r>
      <w:r w:rsidR="004955FC">
        <w:rPr>
          <w:rFonts w:ascii="Helvetica" w:hAnsi="Helvetica" w:cs="Helvetica"/>
          <w:sz w:val="22"/>
          <w:szCs w:val="22"/>
        </w:rPr>
        <w:t>est calculé selon si le knock-out de l’option a eu lieu</w:t>
      </w:r>
      <w:r w:rsidR="00AF11AA">
        <w:rPr>
          <w:rFonts w:ascii="Helvetica" w:hAnsi="Helvetica" w:cs="Helvetica"/>
          <w:sz w:val="22"/>
          <w:szCs w:val="22"/>
        </w:rPr>
        <w:t>.</w:t>
      </w:r>
    </w:p>
    <w:p w14:paraId="2F8B7048" w14:textId="77777777" w:rsidR="00072472" w:rsidRPr="00AB5D0C" w:rsidRDefault="00072472" w:rsidP="00AD099C">
      <w:pPr>
        <w:jc w:val="both"/>
        <w:rPr>
          <w:rFonts w:ascii="Helvetica" w:hAnsi="Helvetica" w:cs="Helvetica"/>
          <w:sz w:val="22"/>
          <w:szCs w:val="22"/>
        </w:rPr>
      </w:pPr>
    </w:p>
    <w:p w14:paraId="1ED4EE95" w14:textId="65E5B298" w:rsidR="00AE79A9" w:rsidRPr="00AB5D0C" w:rsidRDefault="00AE79A9" w:rsidP="00B666C1">
      <w:pPr>
        <w:pStyle w:val="Paragraphedeliste"/>
        <w:numPr>
          <w:ilvl w:val="0"/>
          <w:numId w:val="5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UnitTest</w:t>
      </w:r>
    </w:p>
    <w:p w14:paraId="7B134823" w14:textId="77777777" w:rsidR="00AE79A9" w:rsidRPr="00AB5D0C" w:rsidRDefault="00AE79A9" w:rsidP="00E57F81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59D4C93B" w14:textId="77777777" w:rsidR="00E57F81" w:rsidRPr="00AB5D0C" w:rsidRDefault="00E57F81" w:rsidP="00E57F81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E57F81">
        <w:rPr>
          <w:rFonts w:ascii="Helvetica" w:hAnsi="Helvetica" w:cs="Helvetica"/>
          <w:sz w:val="22"/>
          <w:szCs w:val="22"/>
        </w:rPr>
        <w:t>TestNValueType: Vérifie que le type de la première valeur récupérée depuis le fichier Excel est de type double.</w:t>
      </w:r>
    </w:p>
    <w:p w14:paraId="1CF74D9F" w14:textId="77777777" w:rsidR="00E57F81" w:rsidRPr="00E57F81" w:rsidRDefault="00E57F81" w:rsidP="00E57F81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5338CC61" w14:textId="77777777" w:rsidR="00E57F81" w:rsidRPr="00E57F81" w:rsidRDefault="00E57F81" w:rsidP="00E57F81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E57F81">
        <w:rPr>
          <w:rFonts w:ascii="Helvetica" w:hAnsi="Helvetica" w:cs="Helvetica"/>
          <w:sz w:val="22"/>
          <w:szCs w:val="22"/>
        </w:rPr>
        <w:t>TestFValueType: Vérifie que le type de la deuxième valeur récupérée depuis le fichier Excel est de type string.</w:t>
      </w:r>
    </w:p>
    <w:p w14:paraId="29E7C4A2" w14:textId="77777777" w:rsidR="00E57F81" w:rsidRPr="00AB5D0C" w:rsidRDefault="00E57F81" w:rsidP="00E57F81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45057496" w14:textId="56698A34" w:rsidR="00E57F81" w:rsidRPr="00E57F81" w:rsidRDefault="00E57F81" w:rsidP="00E57F81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E57F81">
        <w:rPr>
          <w:rFonts w:ascii="Helvetica" w:hAnsi="Helvetica" w:cs="Helvetica"/>
          <w:sz w:val="22"/>
          <w:szCs w:val="22"/>
        </w:rPr>
        <w:t>TestMatValueType: Vérifie que le type de la troisième valeur récupérée depuis le fichier Excel est de type DateTime.</w:t>
      </w:r>
    </w:p>
    <w:p w14:paraId="37590FC3" w14:textId="77777777" w:rsidR="00E57F81" w:rsidRPr="00AB5D0C" w:rsidRDefault="00E57F81" w:rsidP="00E57F81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61D23C0D" w14:textId="1490FE6F" w:rsidR="00E57F81" w:rsidRPr="00AB5D0C" w:rsidRDefault="00E57F81" w:rsidP="00E57F81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E57F81">
        <w:rPr>
          <w:rFonts w:ascii="Helvetica" w:hAnsi="Helvetica" w:cs="Helvetica"/>
          <w:sz w:val="22"/>
          <w:szCs w:val="22"/>
        </w:rPr>
        <w:lastRenderedPageBreak/>
        <w:t>TestAutocallValueType: Vérifie que le type de la quatrième valeur récupérée depuis le fichier Excel est de type bool.</w:t>
      </w:r>
    </w:p>
    <w:p w14:paraId="7B612EE1" w14:textId="77777777" w:rsidR="00E57F81" w:rsidRPr="00E57F81" w:rsidRDefault="00E57F81" w:rsidP="00E57F81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E57F81">
        <w:rPr>
          <w:rFonts w:ascii="Helvetica" w:hAnsi="Helvetica" w:cs="Helvetica"/>
          <w:sz w:val="22"/>
          <w:szCs w:val="22"/>
        </w:rPr>
        <w:t>TestStrikeDateValueType: Vérifie que le type de la cinquième valeur récupérée depuis le fichier Excel est de type DateTime.</w:t>
      </w:r>
    </w:p>
    <w:p w14:paraId="1ACB3C09" w14:textId="77777777" w:rsidR="00E57F81" w:rsidRPr="00AB5D0C" w:rsidRDefault="00E57F81" w:rsidP="00E57F81">
      <w:pPr>
        <w:pStyle w:val="Paragraphedeliste"/>
        <w:jc w:val="both"/>
        <w:rPr>
          <w:rFonts w:ascii="Helvetica" w:hAnsi="Helvetica" w:cs="Helvetica"/>
          <w:sz w:val="22"/>
          <w:szCs w:val="22"/>
        </w:rPr>
      </w:pPr>
    </w:p>
    <w:p w14:paraId="5A507AAD" w14:textId="6EBE6F93" w:rsidR="00E57F81" w:rsidRPr="00E57F81" w:rsidRDefault="00E57F81" w:rsidP="00E57F81">
      <w:pPr>
        <w:pStyle w:val="Paragraphedeliste"/>
        <w:numPr>
          <w:ilvl w:val="0"/>
          <w:numId w:val="3"/>
        </w:numPr>
        <w:jc w:val="both"/>
        <w:rPr>
          <w:rFonts w:ascii="Helvetica" w:hAnsi="Helvetica" w:cs="Helvetica"/>
          <w:sz w:val="22"/>
          <w:szCs w:val="22"/>
        </w:rPr>
      </w:pPr>
      <w:r w:rsidRPr="00E57F81">
        <w:rPr>
          <w:rFonts w:ascii="Helvetica" w:hAnsi="Helvetica" w:cs="Helvetica"/>
          <w:sz w:val="22"/>
          <w:szCs w:val="22"/>
        </w:rPr>
        <w:t>TestMaturityAndStrikeDate: Vérifie que la date de strike est antérieure à la date de maturité.</w:t>
      </w:r>
    </w:p>
    <w:p w14:paraId="4CFFB360" w14:textId="77777777" w:rsidR="00AE79A9" w:rsidRPr="00AB5D0C" w:rsidRDefault="00AE79A9" w:rsidP="00AE79A9">
      <w:pPr>
        <w:jc w:val="both"/>
        <w:rPr>
          <w:rFonts w:ascii="Helvetica" w:hAnsi="Helvetica" w:cs="Helvetica"/>
          <w:sz w:val="22"/>
          <w:szCs w:val="22"/>
        </w:rPr>
      </w:pPr>
    </w:p>
    <w:p w14:paraId="7464AB2B" w14:textId="4D1D2C35" w:rsidR="00CF51AC" w:rsidRPr="00AB5D0C" w:rsidRDefault="00CF51AC" w:rsidP="0080380B">
      <w:pPr>
        <w:pStyle w:val="Paragraphedeliste"/>
        <w:numPr>
          <w:ilvl w:val="0"/>
          <w:numId w:val="1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Solution proposée</w:t>
      </w:r>
    </w:p>
    <w:p w14:paraId="2B56F719" w14:textId="77777777" w:rsidR="0080380B" w:rsidRPr="00AB5D0C" w:rsidRDefault="0080380B" w:rsidP="0080380B">
      <w:pPr>
        <w:jc w:val="both"/>
        <w:rPr>
          <w:rFonts w:ascii="Helvetica" w:hAnsi="Helvetica" w:cs="Helvetica"/>
          <w:sz w:val="22"/>
          <w:szCs w:val="22"/>
        </w:rPr>
      </w:pPr>
    </w:p>
    <w:p w14:paraId="6FAB87C0" w14:textId="2A5F6806" w:rsidR="0080380B" w:rsidRPr="00AB5D0C" w:rsidRDefault="0080380B" w:rsidP="0080380B">
      <w:p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 xml:space="preserve">Les données utilisées sont les </w:t>
      </w:r>
      <w:r w:rsidR="00BD3B28">
        <w:rPr>
          <w:rFonts w:ascii="Helvetica" w:hAnsi="Helvetica" w:cs="Helvetica"/>
          <w:sz w:val="22"/>
          <w:szCs w:val="22"/>
        </w:rPr>
        <w:t>closing au 12/04/2024 pour le CAC40</w:t>
      </w:r>
      <w:r w:rsidR="007018BE">
        <w:rPr>
          <w:rFonts w:ascii="Helvetica" w:hAnsi="Helvetica" w:cs="Helvetica"/>
          <w:sz w:val="22"/>
          <w:szCs w:val="22"/>
        </w:rPr>
        <w:t xml:space="preserve"> et</w:t>
      </w:r>
      <w:r w:rsidR="00BD3B28">
        <w:rPr>
          <w:rFonts w:ascii="Helvetica" w:hAnsi="Helvetica" w:cs="Helvetica"/>
          <w:sz w:val="22"/>
          <w:szCs w:val="22"/>
        </w:rPr>
        <w:t xml:space="preserve"> </w:t>
      </w:r>
      <w:r w:rsidR="007018BE">
        <w:rPr>
          <w:rFonts w:ascii="Helvetica" w:hAnsi="Helvetica" w:cs="Helvetica"/>
          <w:sz w:val="22"/>
          <w:szCs w:val="22"/>
        </w:rPr>
        <w:t>ses composants, ainsi que la courbe de taux SWAP</w:t>
      </w:r>
      <w:ins w:id="19" w:author="Jihane Sabri" w:date="2024-04-13T19:10:00Z">
        <w:r w:rsidR="002718FD">
          <w:rPr>
            <w:rFonts w:ascii="Helvetica" w:hAnsi="Helvetica" w:cs="Helvetica"/>
            <w:sz w:val="22"/>
            <w:szCs w:val="22"/>
          </w:rPr>
          <w:t>.</w:t>
        </w:r>
      </w:ins>
      <w:del w:id="20" w:author="Jihane Sabri" w:date="2024-04-13T19:10:00Z">
        <w:r w:rsidR="007018BE" w:rsidDel="002718FD">
          <w:rPr>
            <w:rFonts w:ascii="Helvetica" w:hAnsi="Helvetica" w:cs="Helvetica"/>
            <w:sz w:val="22"/>
            <w:szCs w:val="22"/>
          </w:rPr>
          <w:delText xml:space="preserve"> </w:delText>
        </w:r>
      </w:del>
    </w:p>
    <w:p w14:paraId="4F4CD099" w14:textId="77777777" w:rsidR="00C7540F" w:rsidRPr="00AB5D0C" w:rsidRDefault="003C2764" w:rsidP="0080380B">
      <w:p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Les sous-jacents proposés au client (et donc rentrés manuellement par le structureur sur Excel) sont des indices ou paniers d’actions</w:t>
      </w:r>
      <w:r w:rsidR="00791B02" w:rsidRPr="00AB5D0C">
        <w:rPr>
          <w:rFonts w:ascii="Helvetica" w:hAnsi="Helvetica" w:cs="Helvetica"/>
          <w:sz w:val="22"/>
          <w:szCs w:val="22"/>
        </w:rPr>
        <w:t>. Les paniers ne sont composés au plus que de 4 actifs, au minimum de 1.</w:t>
      </w:r>
    </w:p>
    <w:p w14:paraId="5F526E6C" w14:textId="30B9FC92" w:rsidR="008F15B2" w:rsidRPr="00AB5D0C" w:rsidRDefault="00654C90" w:rsidP="0080380B">
      <w:p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Les options sont pric</w:t>
      </w:r>
      <w:ins w:id="21" w:author="Jihane Sabri" w:date="2024-04-13T19:10:00Z">
        <w:r w:rsidR="002718FD">
          <w:rPr>
            <w:rFonts w:ascii="Helvetica" w:hAnsi="Helvetica" w:cs="Helvetica"/>
            <w:sz w:val="22"/>
            <w:szCs w:val="22"/>
          </w:rPr>
          <w:t>ées</w:t>
        </w:r>
      </w:ins>
      <w:del w:id="22" w:author="Jihane Sabri" w:date="2024-04-13T19:10:00Z">
        <w:r w:rsidRPr="00AB5D0C" w:rsidDel="002718FD">
          <w:rPr>
            <w:rFonts w:ascii="Helvetica" w:hAnsi="Helvetica" w:cs="Helvetica"/>
            <w:sz w:val="22"/>
            <w:szCs w:val="22"/>
          </w:rPr>
          <w:delText>er</w:delText>
        </w:r>
      </w:del>
      <w:r w:rsidRPr="00AB5D0C">
        <w:rPr>
          <w:rFonts w:ascii="Helvetica" w:hAnsi="Helvetica" w:cs="Helvetica"/>
          <w:sz w:val="22"/>
          <w:szCs w:val="22"/>
        </w:rPr>
        <w:t xml:space="preserve"> à l’aide du modèle de Black-Scholes</w:t>
      </w:r>
      <w:r w:rsidR="003B25B2" w:rsidRPr="00AB5D0C">
        <w:rPr>
          <w:rFonts w:ascii="Helvetica" w:hAnsi="Helvetica" w:cs="Helvetica"/>
          <w:sz w:val="22"/>
          <w:szCs w:val="22"/>
        </w:rPr>
        <w:t>.</w:t>
      </w:r>
    </w:p>
    <w:p w14:paraId="2F831B1D" w14:textId="77777777" w:rsidR="008F15B2" w:rsidRPr="00AB5D0C" w:rsidRDefault="008F15B2" w:rsidP="0080380B">
      <w:p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Fonctionnement de l’outil :</w:t>
      </w:r>
    </w:p>
    <w:p w14:paraId="405E8F08" w14:textId="3C8DFA2D" w:rsidR="003C2764" w:rsidRPr="00AB5D0C" w:rsidRDefault="008F15B2" w:rsidP="008F15B2">
      <w:pPr>
        <w:pStyle w:val="Paragraphedeliste"/>
        <w:numPr>
          <w:ilvl w:val="0"/>
          <w:numId w:val="8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 xml:space="preserve">Le </w:t>
      </w:r>
      <w:r w:rsidR="007C1270" w:rsidRPr="00AB5D0C">
        <w:rPr>
          <w:rFonts w:ascii="Helvetica" w:hAnsi="Helvetica" w:cs="Helvetica"/>
          <w:sz w:val="22"/>
          <w:szCs w:val="22"/>
        </w:rPr>
        <w:t>structureur</w:t>
      </w:r>
      <w:r w:rsidRPr="00AB5D0C">
        <w:rPr>
          <w:rFonts w:ascii="Helvetica" w:hAnsi="Helvetica" w:cs="Helvetica"/>
          <w:sz w:val="22"/>
          <w:szCs w:val="22"/>
        </w:rPr>
        <w:t xml:space="preserve"> complète dans le tableau Excel</w:t>
      </w:r>
      <w:r w:rsidR="00791B02" w:rsidRPr="00AB5D0C">
        <w:rPr>
          <w:rFonts w:ascii="Helvetica" w:hAnsi="Helvetica" w:cs="Helvetica"/>
          <w:sz w:val="22"/>
          <w:szCs w:val="22"/>
        </w:rPr>
        <w:t xml:space="preserve"> </w:t>
      </w:r>
      <w:r w:rsidRPr="00AB5D0C">
        <w:rPr>
          <w:rFonts w:ascii="Helvetica" w:hAnsi="Helvetica" w:cs="Helvetica"/>
          <w:sz w:val="22"/>
          <w:szCs w:val="22"/>
        </w:rPr>
        <w:t>les informations transmises par son client.</w:t>
      </w:r>
    </w:p>
    <w:p w14:paraId="72103C5C" w14:textId="43DD444F" w:rsidR="003118E7" w:rsidRDefault="00E4294B" w:rsidP="003118E7">
      <w:pPr>
        <w:pStyle w:val="Paragraphedeliste"/>
        <w:numPr>
          <w:ilvl w:val="0"/>
          <w:numId w:val="8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Lancement du code </w:t>
      </w:r>
      <w:r w:rsidR="00E332D9">
        <w:rPr>
          <w:rFonts w:ascii="Helvetica" w:hAnsi="Helvetica" w:cs="Helvetica"/>
          <w:sz w:val="22"/>
          <w:szCs w:val="22"/>
        </w:rPr>
        <w:t>Program.cs qui permet d’obtenir une conclusion au problème posé.</w:t>
      </w:r>
    </w:p>
    <w:p w14:paraId="67BAA855" w14:textId="77777777" w:rsidR="00E332D9" w:rsidRPr="00E332D9" w:rsidRDefault="00E332D9" w:rsidP="00E332D9">
      <w:pPr>
        <w:jc w:val="both"/>
        <w:rPr>
          <w:rFonts w:ascii="Helvetica" w:hAnsi="Helvetica" w:cs="Helvetica"/>
          <w:sz w:val="22"/>
          <w:szCs w:val="22"/>
        </w:rPr>
      </w:pPr>
    </w:p>
    <w:p w14:paraId="73E96084" w14:textId="20BCD67B" w:rsidR="003118E7" w:rsidRPr="00AB5D0C" w:rsidRDefault="003118E7" w:rsidP="003118E7">
      <w:pPr>
        <w:pStyle w:val="Paragraphedeliste"/>
        <w:numPr>
          <w:ilvl w:val="0"/>
          <w:numId w:val="1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Autres éléments</w:t>
      </w:r>
      <w:r w:rsidR="00452A41" w:rsidRPr="00AB5D0C">
        <w:rPr>
          <w:rFonts w:ascii="Helvetica" w:hAnsi="Helvetica" w:cs="Helvetica"/>
          <w:sz w:val="22"/>
          <w:szCs w:val="22"/>
        </w:rPr>
        <w:t>/Limites du code </w:t>
      </w:r>
    </w:p>
    <w:p w14:paraId="72227658" w14:textId="50F63152" w:rsidR="00FA6D51" w:rsidRPr="00AB5D0C" w:rsidRDefault="00FA6D51" w:rsidP="00452A41">
      <w:pPr>
        <w:jc w:val="both"/>
        <w:rPr>
          <w:rFonts w:ascii="Helvetica" w:hAnsi="Helvetica" w:cs="Helvetica"/>
          <w:sz w:val="22"/>
          <w:szCs w:val="22"/>
        </w:rPr>
      </w:pPr>
    </w:p>
    <w:p w14:paraId="2F750371" w14:textId="7F19F8E7" w:rsidR="008060E9" w:rsidRPr="00AB5D0C" w:rsidRDefault="00031C29" w:rsidP="00031C29">
      <w:pPr>
        <w:pStyle w:val="Paragraphedeliste"/>
        <w:numPr>
          <w:ilvl w:val="0"/>
          <w:numId w:val="9"/>
        </w:num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>Versions à utiliser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05BB2" w:rsidRPr="00AB5D0C" w14:paraId="7F99BFAE" w14:textId="77777777" w:rsidTr="00705BB2">
        <w:tc>
          <w:tcPr>
            <w:tcW w:w="4531" w:type="dxa"/>
          </w:tcPr>
          <w:p w14:paraId="05829044" w14:textId="4F9AF1E6" w:rsidR="00705BB2" w:rsidRPr="00AB5D0C" w:rsidRDefault="00705BB2" w:rsidP="00031C29">
            <w:pPr>
              <w:jc w:val="both"/>
              <w:rPr>
                <w:rFonts w:ascii="Helvetica" w:hAnsi="Helvetica" w:cs="Helvetica"/>
                <w:sz w:val="22"/>
                <w:szCs w:val="22"/>
              </w:rPr>
            </w:pPr>
            <w:r w:rsidRPr="00AB5D0C">
              <w:rPr>
                <w:rFonts w:ascii="Helvetica" w:hAnsi="Helvetica" w:cs="Helvetica"/>
                <w:sz w:val="22"/>
                <w:szCs w:val="22"/>
              </w:rPr>
              <w:t>Visual Studio</w:t>
            </w:r>
          </w:p>
        </w:tc>
        <w:tc>
          <w:tcPr>
            <w:tcW w:w="4531" w:type="dxa"/>
          </w:tcPr>
          <w:p w14:paraId="7CE5311A" w14:textId="7F4EFE93" w:rsidR="00705BB2" w:rsidRPr="00AB5D0C" w:rsidRDefault="00705BB2" w:rsidP="00031C29">
            <w:pPr>
              <w:jc w:val="both"/>
              <w:rPr>
                <w:rFonts w:ascii="Helvetica" w:hAnsi="Helvetica" w:cs="Helvetica"/>
                <w:sz w:val="22"/>
                <w:szCs w:val="22"/>
              </w:rPr>
            </w:pPr>
            <w:r w:rsidRPr="00AB5D0C">
              <w:rPr>
                <w:rFonts w:ascii="Helvetica" w:hAnsi="Helvetica" w:cs="Helvetica"/>
                <w:sz w:val="22"/>
                <w:szCs w:val="22"/>
              </w:rPr>
              <w:t>17.6.5</w:t>
            </w:r>
          </w:p>
        </w:tc>
      </w:tr>
      <w:tr w:rsidR="00705BB2" w:rsidRPr="00AB5D0C" w14:paraId="1AB935E3" w14:textId="77777777" w:rsidTr="00705BB2">
        <w:tc>
          <w:tcPr>
            <w:tcW w:w="4531" w:type="dxa"/>
          </w:tcPr>
          <w:p w14:paraId="485B858C" w14:textId="3FCB1CC0" w:rsidR="00705BB2" w:rsidRPr="00AB5D0C" w:rsidRDefault="00705BB2" w:rsidP="00031C29">
            <w:pPr>
              <w:jc w:val="both"/>
              <w:rPr>
                <w:rFonts w:ascii="Helvetica" w:hAnsi="Helvetica" w:cs="Helvetica"/>
                <w:sz w:val="22"/>
                <w:szCs w:val="22"/>
              </w:rPr>
            </w:pPr>
            <w:r w:rsidRPr="00AB5D0C">
              <w:rPr>
                <w:rFonts w:ascii="Helvetica" w:hAnsi="Helvetica" w:cs="Helvetica"/>
                <w:sz w:val="22"/>
                <w:szCs w:val="22"/>
              </w:rPr>
              <w:t>.net</w:t>
            </w:r>
          </w:p>
        </w:tc>
        <w:tc>
          <w:tcPr>
            <w:tcW w:w="4531" w:type="dxa"/>
          </w:tcPr>
          <w:p w14:paraId="7A1F3821" w14:textId="4A3D0B8A" w:rsidR="00705BB2" w:rsidRPr="00AB5D0C" w:rsidRDefault="00705BB2" w:rsidP="00031C29">
            <w:pPr>
              <w:jc w:val="both"/>
              <w:rPr>
                <w:rFonts w:ascii="Helvetica" w:hAnsi="Helvetica" w:cs="Helvetica"/>
                <w:sz w:val="22"/>
                <w:szCs w:val="22"/>
              </w:rPr>
            </w:pPr>
            <w:r w:rsidRPr="00AB5D0C">
              <w:rPr>
                <w:rFonts w:ascii="Helvetica" w:hAnsi="Helvetica" w:cs="Helvetica"/>
                <w:sz w:val="22"/>
                <w:szCs w:val="22"/>
              </w:rPr>
              <w:t>8.0</w:t>
            </w:r>
          </w:p>
        </w:tc>
      </w:tr>
      <w:tr w:rsidR="00705BB2" w:rsidRPr="00AB5D0C" w14:paraId="125C0F9C" w14:textId="77777777" w:rsidTr="00705BB2">
        <w:tc>
          <w:tcPr>
            <w:tcW w:w="4531" w:type="dxa"/>
          </w:tcPr>
          <w:p w14:paraId="4E550E85" w14:textId="19251B89" w:rsidR="00705BB2" w:rsidRPr="00AB5D0C" w:rsidRDefault="00705BB2" w:rsidP="00031C29">
            <w:pPr>
              <w:jc w:val="both"/>
              <w:rPr>
                <w:rFonts w:ascii="Helvetica" w:hAnsi="Helvetica" w:cs="Helvetica"/>
                <w:sz w:val="22"/>
                <w:szCs w:val="22"/>
              </w:rPr>
            </w:pPr>
            <w:r w:rsidRPr="00AB5D0C">
              <w:rPr>
                <w:rFonts w:ascii="Helvetica" w:hAnsi="Helvetica" w:cs="Helvetica"/>
                <w:sz w:val="22"/>
                <w:szCs w:val="22"/>
              </w:rPr>
              <w:t>EPPlus</w:t>
            </w:r>
          </w:p>
        </w:tc>
        <w:tc>
          <w:tcPr>
            <w:tcW w:w="4531" w:type="dxa"/>
          </w:tcPr>
          <w:p w14:paraId="301AE1FA" w14:textId="20FAD48F" w:rsidR="00705BB2" w:rsidRPr="00AB5D0C" w:rsidRDefault="00705BB2" w:rsidP="00031C29">
            <w:pPr>
              <w:jc w:val="both"/>
              <w:rPr>
                <w:rFonts w:ascii="Helvetica" w:hAnsi="Helvetica" w:cs="Helvetica"/>
                <w:sz w:val="22"/>
                <w:szCs w:val="22"/>
              </w:rPr>
            </w:pPr>
            <w:r w:rsidRPr="00AB5D0C">
              <w:rPr>
                <w:rFonts w:ascii="Helvetica" w:hAnsi="Helvetica" w:cs="Helvetica"/>
                <w:sz w:val="22"/>
                <w:szCs w:val="22"/>
              </w:rPr>
              <w:t>7.1.1</w:t>
            </w:r>
          </w:p>
        </w:tc>
      </w:tr>
      <w:tr w:rsidR="00705BB2" w:rsidRPr="00AB5D0C" w14:paraId="20B0AD40" w14:textId="77777777" w:rsidTr="00705BB2">
        <w:tc>
          <w:tcPr>
            <w:tcW w:w="4531" w:type="dxa"/>
          </w:tcPr>
          <w:p w14:paraId="70CF9AB4" w14:textId="504B40E6" w:rsidR="00705BB2" w:rsidRPr="00AB5D0C" w:rsidRDefault="00705BB2" w:rsidP="00031C29">
            <w:pPr>
              <w:jc w:val="both"/>
              <w:rPr>
                <w:rFonts w:ascii="Helvetica" w:hAnsi="Helvetica" w:cs="Helvetica"/>
                <w:sz w:val="22"/>
                <w:szCs w:val="22"/>
              </w:rPr>
            </w:pPr>
            <w:r w:rsidRPr="00AB5D0C">
              <w:rPr>
                <w:rFonts w:ascii="Helvetica" w:hAnsi="Helvetica" w:cs="Helvetica"/>
                <w:sz w:val="22"/>
                <w:szCs w:val="22"/>
              </w:rPr>
              <w:t>Accord</w:t>
            </w:r>
          </w:p>
        </w:tc>
        <w:tc>
          <w:tcPr>
            <w:tcW w:w="4531" w:type="dxa"/>
          </w:tcPr>
          <w:p w14:paraId="676ECCB8" w14:textId="0AA860A7" w:rsidR="00705BB2" w:rsidRPr="00AB5D0C" w:rsidRDefault="00B731D9" w:rsidP="00031C29">
            <w:pPr>
              <w:jc w:val="both"/>
              <w:rPr>
                <w:rFonts w:ascii="Helvetica" w:hAnsi="Helvetica" w:cs="Helvetica"/>
                <w:sz w:val="22"/>
                <w:szCs w:val="22"/>
              </w:rPr>
            </w:pPr>
            <w:r w:rsidRPr="00AB5D0C">
              <w:rPr>
                <w:rFonts w:ascii="Helvetica" w:hAnsi="Helvetica" w:cs="Helvetica"/>
                <w:sz w:val="22"/>
                <w:szCs w:val="22"/>
              </w:rPr>
              <w:t>3.8.0</w:t>
            </w:r>
          </w:p>
        </w:tc>
      </w:tr>
      <w:tr w:rsidR="00705BB2" w:rsidRPr="00AB5D0C" w14:paraId="0A1E81F9" w14:textId="77777777" w:rsidTr="00705BB2">
        <w:tc>
          <w:tcPr>
            <w:tcW w:w="4531" w:type="dxa"/>
          </w:tcPr>
          <w:p w14:paraId="34F33423" w14:textId="7E6A0FC0" w:rsidR="00705BB2" w:rsidRPr="00AB5D0C" w:rsidRDefault="000A48F7" w:rsidP="00031C29">
            <w:pPr>
              <w:jc w:val="both"/>
              <w:rPr>
                <w:rFonts w:ascii="Helvetica" w:hAnsi="Helvetica" w:cs="Helvetica"/>
                <w:sz w:val="22"/>
                <w:szCs w:val="22"/>
              </w:rPr>
            </w:pPr>
            <w:r w:rsidRPr="00AB5D0C">
              <w:rPr>
                <w:rFonts w:ascii="Helvetica" w:hAnsi="Helvetica" w:cs="Helvetica"/>
                <w:sz w:val="22"/>
                <w:szCs w:val="22"/>
              </w:rPr>
              <w:t>MathNet</w:t>
            </w:r>
          </w:p>
        </w:tc>
        <w:tc>
          <w:tcPr>
            <w:tcW w:w="4531" w:type="dxa"/>
          </w:tcPr>
          <w:p w14:paraId="7123EBEB" w14:textId="6C48E03A" w:rsidR="00705BB2" w:rsidRPr="00AB5D0C" w:rsidRDefault="000A48F7" w:rsidP="00031C29">
            <w:pPr>
              <w:jc w:val="both"/>
              <w:rPr>
                <w:rFonts w:ascii="Helvetica" w:hAnsi="Helvetica" w:cs="Helvetica"/>
                <w:sz w:val="22"/>
                <w:szCs w:val="22"/>
              </w:rPr>
            </w:pPr>
            <w:r w:rsidRPr="00AB5D0C">
              <w:rPr>
                <w:rFonts w:ascii="Helvetica" w:hAnsi="Helvetica" w:cs="Helvetica"/>
                <w:sz w:val="22"/>
                <w:szCs w:val="22"/>
              </w:rPr>
              <w:t>5.0.0</w:t>
            </w:r>
          </w:p>
        </w:tc>
      </w:tr>
    </w:tbl>
    <w:p w14:paraId="38914726" w14:textId="48D0E0D8" w:rsidR="00031C29" w:rsidRPr="00862C20" w:rsidRDefault="00031C29" w:rsidP="00862C20">
      <w:pPr>
        <w:jc w:val="both"/>
        <w:rPr>
          <w:rFonts w:ascii="Helvetica" w:hAnsi="Helvetica" w:cs="Helvetica"/>
          <w:sz w:val="22"/>
          <w:szCs w:val="22"/>
        </w:rPr>
      </w:pPr>
    </w:p>
    <w:p w14:paraId="0B6956CF" w14:textId="088A7563" w:rsidR="00452A41" w:rsidRPr="00AB5D0C" w:rsidRDefault="00452A41" w:rsidP="00452A41">
      <w:pPr>
        <w:jc w:val="both"/>
        <w:rPr>
          <w:rFonts w:ascii="Helvetica" w:hAnsi="Helvetica" w:cs="Helvetica"/>
          <w:sz w:val="22"/>
          <w:szCs w:val="22"/>
        </w:rPr>
      </w:pPr>
      <w:r w:rsidRPr="00AB5D0C">
        <w:rPr>
          <w:rFonts w:ascii="Helvetica" w:hAnsi="Helvetica" w:cs="Helvetica"/>
          <w:sz w:val="22"/>
          <w:szCs w:val="22"/>
        </w:rPr>
        <w:t xml:space="preserve">L’outil proposé n’utilise pas </w:t>
      </w:r>
      <w:r w:rsidR="00805840" w:rsidRPr="00AB5D0C">
        <w:rPr>
          <w:rFonts w:ascii="Helvetica" w:hAnsi="Helvetica" w:cs="Helvetica"/>
          <w:sz w:val="22"/>
          <w:szCs w:val="22"/>
        </w:rPr>
        <w:t xml:space="preserve">de </w:t>
      </w:r>
      <w:r w:rsidR="00AB5D0C" w:rsidRPr="00AB5D0C">
        <w:rPr>
          <w:rFonts w:ascii="Helvetica" w:hAnsi="Helvetica" w:cs="Helvetica"/>
          <w:sz w:val="22"/>
          <w:szCs w:val="22"/>
        </w:rPr>
        <w:t>connections</w:t>
      </w:r>
      <w:r w:rsidR="00805840" w:rsidRPr="00AB5D0C">
        <w:rPr>
          <w:rFonts w:ascii="Helvetica" w:hAnsi="Helvetica" w:cs="Helvetica"/>
          <w:sz w:val="22"/>
          <w:szCs w:val="22"/>
        </w:rPr>
        <w:t xml:space="preserve"> avec Bloomberg. Il est donc </w:t>
      </w:r>
      <w:r w:rsidR="005F70B7" w:rsidRPr="00AB5D0C">
        <w:rPr>
          <w:rFonts w:ascii="Helvetica" w:hAnsi="Helvetica" w:cs="Helvetica"/>
          <w:sz w:val="22"/>
          <w:szCs w:val="22"/>
        </w:rPr>
        <w:t xml:space="preserve">limité à l’univers d’investissement en place, consultable dans le fichier Excel. </w:t>
      </w:r>
    </w:p>
    <w:p w14:paraId="7C1544D7" w14:textId="77777777" w:rsidR="00CF51AC" w:rsidRPr="00AB5D0C" w:rsidRDefault="00CF51AC" w:rsidP="00CF51AC">
      <w:pPr>
        <w:jc w:val="both"/>
        <w:rPr>
          <w:rFonts w:ascii="Helvetica" w:hAnsi="Helvetica" w:cs="Helvetica"/>
          <w:sz w:val="22"/>
          <w:szCs w:val="22"/>
        </w:rPr>
      </w:pPr>
    </w:p>
    <w:sectPr w:rsidR="00CF51AC" w:rsidRPr="00AB5D0C" w:rsidSect="005266A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86E83"/>
    <w:multiLevelType w:val="hybridMultilevel"/>
    <w:tmpl w:val="AE7C450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93443F"/>
    <w:multiLevelType w:val="multilevel"/>
    <w:tmpl w:val="CD609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1C3B0B"/>
    <w:multiLevelType w:val="hybridMultilevel"/>
    <w:tmpl w:val="2EE0B15E"/>
    <w:lvl w:ilvl="0" w:tplc="AF20D0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4428EA"/>
    <w:multiLevelType w:val="hybridMultilevel"/>
    <w:tmpl w:val="7B061D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150FF0"/>
    <w:multiLevelType w:val="hybridMultilevel"/>
    <w:tmpl w:val="4E9C4506"/>
    <w:lvl w:ilvl="0" w:tplc="DDB619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05AA0"/>
    <w:multiLevelType w:val="hybridMultilevel"/>
    <w:tmpl w:val="22CEC5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ED6447"/>
    <w:multiLevelType w:val="hybridMultilevel"/>
    <w:tmpl w:val="7382ABEA"/>
    <w:lvl w:ilvl="0" w:tplc="A532EB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13D7A"/>
    <w:multiLevelType w:val="hybridMultilevel"/>
    <w:tmpl w:val="5E1CE7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340B14"/>
    <w:multiLevelType w:val="multilevel"/>
    <w:tmpl w:val="7FAED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62F6496"/>
    <w:multiLevelType w:val="hybridMultilevel"/>
    <w:tmpl w:val="8CB6AB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1340277">
    <w:abstractNumId w:val="4"/>
  </w:num>
  <w:num w:numId="2" w16cid:durableId="60295054">
    <w:abstractNumId w:val="9"/>
  </w:num>
  <w:num w:numId="3" w16cid:durableId="1985498845">
    <w:abstractNumId w:val="5"/>
  </w:num>
  <w:num w:numId="4" w16cid:durableId="291599507">
    <w:abstractNumId w:val="1"/>
  </w:num>
  <w:num w:numId="5" w16cid:durableId="1410424256">
    <w:abstractNumId w:val="2"/>
  </w:num>
  <w:num w:numId="6" w16cid:durableId="1902062343">
    <w:abstractNumId w:val="0"/>
  </w:num>
  <w:num w:numId="7" w16cid:durableId="1528373058">
    <w:abstractNumId w:val="8"/>
  </w:num>
  <w:num w:numId="8" w16cid:durableId="1391879296">
    <w:abstractNumId w:val="6"/>
  </w:num>
  <w:num w:numId="9" w16cid:durableId="486670540">
    <w:abstractNumId w:val="3"/>
  </w:num>
  <w:num w:numId="10" w16cid:durableId="2116364716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ihane Sabri">
    <w15:presenceInfo w15:providerId="AD" w15:userId="S::jihane.sabri@dauphine.eu::3c7e5a95-8118-4117-99b5-e91ba69375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1AC"/>
    <w:rsid w:val="000058C7"/>
    <w:rsid w:val="00015E6F"/>
    <w:rsid w:val="00031C29"/>
    <w:rsid w:val="00072472"/>
    <w:rsid w:val="00080835"/>
    <w:rsid w:val="00083627"/>
    <w:rsid w:val="00096B45"/>
    <w:rsid w:val="000A48F7"/>
    <w:rsid w:val="00111046"/>
    <w:rsid w:val="00113113"/>
    <w:rsid w:val="00141028"/>
    <w:rsid w:val="00151867"/>
    <w:rsid w:val="00170883"/>
    <w:rsid w:val="00263717"/>
    <w:rsid w:val="00264034"/>
    <w:rsid w:val="002647B1"/>
    <w:rsid w:val="002718FD"/>
    <w:rsid w:val="00273B86"/>
    <w:rsid w:val="002A5E61"/>
    <w:rsid w:val="002A6975"/>
    <w:rsid w:val="003118E7"/>
    <w:rsid w:val="0035135C"/>
    <w:rsid w:val="00367FE3"/>
    <w:rsid w:val="003933D8"/>
    <w:rsid w:val="003A4196"/>
    <w:rsid w:val="003B25B2"/>
    <w:rsid w:val="003B3636"/>
    <w:rsid w:val="003C2764"/>
    <w:rsid w:val="003E20F7"/>
    <w:rsid w:val="003E6FC6"/>
    <w:rsid w:val="00412309"/>
    <w:rsid w:val="00452A41"/>
    <w:rsid w:val="00474C42"/>
    <w:rsid w:val="004955FC"/>
    <w:rsid w:val="004B4547"/>
    <w:rsid w:val="004D4C51"/>
    <w:rsid w:val="00502211"/>
    <w:rsid w:val="00511ABF"/>
    <w:rsid w:val="00525706"/>
    <w:rsid w:val="005266A8"/>
    <w:rsid w:val="00571A03"/>
    <w:rsid w:val="00575003"/>
    <w:rsid w:val="005E56BD"/>
    <w:rsid w:val="005F70B7"/>
    <w:rsid w:val="00646D20"/>
    <w:rsid w:val="006521CC"/>
    <w:rsid w:val="00654C90"/>
    <w:rsid w:val="00684828"/>
    <w:rsid w:val="006975A1"/>
    <w:rsid w:val="006A079A"/>
    <w:rsid w:val="006C16E9"/>
    <w:rsid w:val="006E4D47"/>
    <w:rsid w:val="007018BE"/>
    <w:rsid w:val="00705BB2"/>
    <w:rsid w:val="0072263C"/>
    <w:rsid w:val="00725616"/>
    <w:rsid w:val="00746CA4"/>
    <w:rsid w:val="00762651"/>
    <w:rsid w:val="00773D98"/>
    <w:rsid w:val="00791B02"/>
    <w:rsid w:val="007B7CD9"/>
    <w:rsid w:val="007C1270"/>
    <w:rsid w:val="007D40F7"/>
    <w:rsid w:val="007D589F"/>
    <w:rsid w:val="0080380B"/>
    <w:rsid w:val="00805840"/>
    <w:rsid w:val="008060E9"/>
    <w:rsid w:val="00824002"/>
    <w:rsid w:val="00830B97"/>
    <w:rsid w:val="008443F9"/>
    <w:rsid w:val="008479F4"/>
    <w:rsid w:val="00862C20"/>
    <w:rsid w:val="00880386"/>
    <w:rsid w:val="00882626"/>
    <w:rsid w:val="00892433"/>
    <w:rsid w:val="008B4C4E"/>
    <w:rsid w:val="008E31F7"/>
    <w:rsid w:val="008F15B2"/>
    <w:rsid w:val="00906904"/>
    <w:rsid w:val="009114F7"/>
    <w:rsid w:val="00917267"/>
    <w:rsid w:val="00952513"/>
    <w:rsid w:val="00956F5C"/>
    <w:rsid w:val="00983097"/>
    <w:rsid w:val="009A20CA"/>
    <w:rsid w:val="009C50B1"/>
    <w:rsid w:val="00A61749"/>
    <w:rsid w:val="00A76C0B"/>
    <w:rsid w:val="00A81352"/>
    <w:rsid w:val="00AB5D0C"/>
    <w:rsid w:val="00AD099C"/>
    <w:rsid w:val="00AD47E1"/>
    <w:rsid w:val="00AD6E7F"/>
    <w:rsid w:val="00AE79A9"/>
    <w:rsid w:val="00AF11AA"/>
    <w:rsid w:val="00B0672B"/>
    <w:rsid w:val="00B4166A"/>
    <w:rsid w:val="00B666C1"/>
    <w:rsid w:val="00B731D9"/>
    <w:rsid w:val="00B8647E"/>
    <w:rsid w:val="00B919D4"/>
    <w:rsid w:val="00BD3B28"/>
    <w:rsid w:val="00BD7CE9"/>
    <w:rsid w:val="00BF490E"/>
    <w:rsid w:val="00C02CB5"/>
    <w:rsid w:val="00C435CA"/>
    <w:rsid w:val="00C5628C"/>
    <w:rsid w:val="00C70BDD"/>
    <w:rsid w:val="00C7540F"/>
    <w:rsid w:val="00CF51AC"/>
    <w:rsid w:val="00D03330"/>
    <w:rsid w:val="00D066D1"/>
    <w:rsid w:val="00D27590"/>
    <w:rsid w:val="00D34CFC"/>
    <w:rsid w:val="00D359A3"/>
    <w:rsid w:val="00D97580"/>
    <w:rsid w:val="00DD402B"/>
    <w:rsid w:val="00DE47A8"/>
    <w:rsid w:val="00DF4612"/>
    <w:rsid w:val="00DF728F"/>
    <w:rsid w:val="00E10476"/>
    <w:rsid w:val="00E22ECD"/>
    <w:rsid w:val="00E24C7F"/>
    <w:rsid w:val="00E24D52"/>
    <w:rsid w:val="00E332D9"/>
    <w:rsid w:val="00E4294B"/>
    <w:rsid w:val="00E45410"/>
    <w:rsid w:val="00E57F81"/>
    <w:rsid w:val="00EB411B"/>
    <w:rsid w:val="00EE5606"/>
    <w:rsid w:val="00EF76B9"/>
    <w:rsid w:val="00F05E81"/>
    <w:rsid w:val="00F2432B"/>
    <w:rsid w:val="00F25D51"/>
    <w:rsid w:val="00FA6D51"/>
    <w:rsid w:val="00FA7219"/>
    <w:rsid w:val="00FE30BA"/>
    <w:rsid w:val="00FE38B6"/>
    <w:rsid w:val="00FE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D55AD"/>
  <w15:chartTrackingRefBased/>
  <w15:docId w15:val="{CE1727C3-5324-4225-B055-905C6233B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F51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F51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F51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F51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F51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F51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F51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F51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F51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F51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F51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F51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F51AC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F51AC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F51A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F51A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F51A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F51A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F51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F5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F51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F51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F51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F51A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F51A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F51AC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F51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F51AC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F51AC"/>
    <w:rPr>
      <w:b/>
      <w:bCs/>
      <w:smallCaps/>
      <w:color w:val="0F4761" w:themeColor="accent1" w:themeShade="BF"/>
      <w:spacing w:val="5"/>
    </w:rPr>
  </w:style>
  <w:style w:type="paragraph" w:customStyle="1" w:styleId="ydp48f11022yiv8044408207msonormal">
    <w:name w:val="ydp48f11022yiv8044408207msonormal"/>
    <w:basedOn w:val="Normal"/>
    <w:rsid w:val="00CF51AC"/>
    <w:pPr>
      <w:spacing w:before="100" w:beforeAutospacing="1" w:after="100" w:afterAutospacing="1" w:line="240" w:lineRule="auto"/>
    </w:pPr>
    <w:rPr>
      <w:rFonts w:ascii="Aptos" w:hAnsi="Aptos" w:cs="Aptos"/>
      <w:kern w:val="0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666C1"/>
    <w:rPr>
      <w:rFonts w:ascii="Times New Roman" w:hAnsi="Times New Roman" w:cs="Times New Roman"/>
    </w:rPr>
  </w:style>
  <w:style w:type="character" w:styleId="CodeHTML">
    <w:name w:val="HTML Code"/>
    <w:basedOn w:val="Policepardfaut"/>
    <w:uiPriority w:val="99"/>
    <w:semiHidden/>
    <w:unhideWhenUsed/>
    <w:rsid w:val="00E57F81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uiPriority w:val="39"/>
    <w:rsid w:val="00705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EF76B9"/>
    <w:pPr>
      <w:spacing w:after="0" w:line="240" w:lineRule="auto"/>
    </w:pPr>
    <w:rPr>
      <w:rFonts w:eastAsiaTheme="minorEastAsia"/>
      <w:kern w:val="0"/>
      <w:sz w:val="22"/>
      <w:szCs w:val="22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F76B9"/>
    <w:rPr>
      <w:rFonts w:eastAsiaTheme="minorEastAsia"/>
      <w:kern w:val="0"/>
      <w:sz w:val="22"/>
      <w:szCs w:val="22"/>
      <w:lang w:eastAsia="fr-FR"/>
      <w14:ligatures w14:val="none"/>
    </w:rPr>
  </w:style>
  <w:style w:type="paragraph" w:styleId="Lgende">
    <w:name w:val="caption"/>
    <w:basedOn w:val="Normal"/>
    <w:next w:val="Normal"/>
    <w:uiPriority w:val="35"/>
    <w:unhideWhenUsed/>
    <w:qFormat/>
    <w:rsid w:val="00D359A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Rvision">
    <w:name w:val="Revision"/>
    <w:hidden/>
    <w:uiPriority w:val="99"/>
    <w:semiHidden/>
    <w:rsid w:val="00E24D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3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people" Target="peop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F1BC11-292D-FD4D-9897-4CECCE27F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1225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Mathilde Carril</dc:creator>
  <cp:keywords/>
  <dc:description/>
  <cp:lastModifiedBy>Mathilde Carril</cp:lastModifiedBy>
  <cp:revision>8</cp:revision>
  <dcterms:created xsi:type="dcterms:W3CDTF">2024-04-13T16:50:00Z</dcterms:created>
  <dcterms:modified xsi:type="dcterms:W3CDTF">2024-04-13T22:28:00Z</dcterms:modified>
</cp:coreProperties>
</file>